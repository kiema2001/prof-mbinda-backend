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DEF40" w14:textId="4F64623D" w:rsidR="00705FA3" w:rsidRDefault="00705FA3" w:rsidP="001A5711">
      <w:pPr>
        <w:pStyle w:val="NormalWeb"/>
        <w:spacing w:line="480" w:lineRule="auto"/>
        <w:jc w:val="both"/>
        <w:rPr>
          <w:rStyle w:val="Strong"/>
        </w:rPr>
      </w:pPr>
      <w:bookmarkStart w:id="0" w:name="_Hlk209959441"/>
      <w:r>
        <w:rPr>
          <w:rStyle w:val="Strong"/>
        </w:rPr>
        <w:t xml:space="preserve">Genetic diversity, genetic population structure and epidemiology of multidrug </w:t>
      </w:r>
      <w:r w:rsidR="00FF64E1">
        <w:rPr>
          <w:rStyle w:val="Strong"/>
        </w:rPr>
        <w:t>r</w:t>
      </w:r>
      <w:r w:rsidR="00292863">
        <w:rPr>
          <w:rStyle w:val="Strong"/>
        </w:rPr>
        <w:t xml:space="preserve">esistance </w:t>
      </w:r>
      <w:r w:rsidRPr="00705FA3">
        <w:rPr>
          <w:rStyle w:val="Strong"/>
          <w:i/>
        </w:rPr>
        <w:t>Neisseria gonorrhoeae</w:t>
      </w:r>
      <w:r>
        <w:rPr>
          <w:rStyle w:val="Strong"/>
        </w:rPr>
        <w:t xml:space="preserve"> from Kenya</w:t>
      </w:r>
      <w:r w:rsidR="0090695C">
        <w:rPr>
          <w:rStyle w:val="Strong"/>
        </w:rPr>
        <w:t>.</w:t>
      </w:r>
    </w:p>
    <w:bookmarkEnd w:id="0"/>
    <w:p w14:paraId="3B005493" w14:textId="77777777" w:rsidR="00705FA3" w:rsidRDefault="00705FA3" w:rsidP="001A5711">
      <w:pPr>
        <w:pStyle w:val="NormalWeb"/>
        <w:spacing w:line="480" w:lineRule="auto"/>
        <w:jc w:val="both"/>
      </w:pPr>
    </w:p>
    <w:p w14:paraId="16B95B94" w14:textId="5CBDE1D5" w:rsidR="00705FA3" w:rsidRDefault="00705FA3" w:rsidP="00944FB7">
      <w:pPr>
        <w:pStyle w:val="NormalWeb"/>
        <w:spacing w:line="480" w:lineRule="auto"/>
        <w:jc w:val="both"/>
      </w:pPr>
      <w:r>
        <w:t>Henry Kiema Musee</w:t>
      </w:r>
      <w:r w:rsidRPr="008D260A">
        <w:rPr>
          <w:vertAlign w:val="superscript"/>
        </w:rPr>
        <w:t>1</w:t>
      </w:r>
      <w:r>
        <w:t>, Dennis Wamalabe Mukkhebi</w:t>
      </w:r>
      <w:r w:rsidRPr="008D260A">
        <w:rPr>
          <w:vertAlign w:val="superscript"/>
        </w:rPr>
        <w:t>1</w:t>
      </w:r>
      <w:r w:rsidR="002B0612">
        <w:rPr>
          <w:vertAlign w:val="superscript"/>
        </w:rPr>
        <w:t>,2</w:t>
      </w:r>
      <w:del w:id="1" w:author="Henry Kiema" w:date="2025-10-30T20:48:00Z">
        <w:r w:rsidR="00944FB7" w:rsidDel="002511C5">
          <w:rPr>
            <w:vertAlign w:val="superscript"/>
          </w:rPr>
          <w:delText>2</w:delText>
        </w:r>
      </w:del>
    </w:p>
    <w:p w14:paraId="5FFAFDE0" w14:textId="77777777" w:rsidR="00705FA3" w:rsidRDefault="00705FA3" w:rsidP="001A5711">
      <w:pPr>
        <w:pStyle w:val="NormalWeb"/>
        <w:spacing w:line="480" w:lineRule="auto"/>
        <w:jc w:val="both"/>
      </w:pPr>
      <w:r w:rsidRPr="008D260A">
        <w:rPr>
          <w:vertAlign w:val="superscript"/>
        </w:rPr>
        <w:t>1</w:t>
      </w:r>
      <w:r>
        <w:t>Department of Biochemistry and Biotechnology, Pwani University, Kilifi, Kenya</w:t>
      </w:r>
      <w:r>
        <w:br/>
      </w:r>
      <w:r w:rsidRPr="008D260A">
        <w:rPr>
          <w:vertAlign w:val="superscript"/>
        </w:rPr>
        <w:t>2</w:t>
      </w:r>
      <w:r>
        <w:t>Pwani University Biosciences Research Centre (PUBReC), Pwani University, Kilifi, Kenya</w:t>
      </w:r>
    </w:p>
    <w:p w14:paraId="3AEA74A9" w14:textId="77777777" w:rsidR="00705FA3" w:rsidRDefault="00705FA3" w:rsidP="001A5711">
      <w:pPr>
        <w:pStyle w:val="NormalWeb"/>
        <w:spacing w:line="480" w:lineRule="auto"/>
        <w:jc w:val="both"/>
      </w:pPr>
      <w:r>
        <w:t xml:space="preserve">*Corresponding author Email: </w:t>
      </w:r>
      <w:hyperlink r:id="rId8" w:history="1">
        <w:r w:rsidR="00944FB7" w:rsidRPr="00BE0DFB">
          <w:rPr>
            <w:rStyle w:val="Hyperlink"/>
          </w:rPr>
          <w:t>mukhebidennis95@gmail.com</w:t>
        </w:r>
      </w:hyperlink>
      <w:r w:rsidR="00944FB7">
        <w:t xml:space="preserve"> </w:t>
      </w:r>
      <w:r w:rsidR="00C8505D">
        <w:t xml:space="preserve">, </w:t>
      </w:r>
      <w:hyperlink r:id="rId9" w:history="1">
        <w:r w:rsidR="00C8505D" w:rsidRPr="00025821">
          <w:rPr>
            <w:rStyle w:val="Hyperlink"/>
          </w:rPr>
          <w:t>d.mukhevi@pu.ac.ke</w:t>
        </w:r>
      </w:hyperlink>
      <w:r w:rsidR="00C8505D">
        <w:t xml:space="preserve"> </w:t>
      </w:r>
    </w:p>
    <w:p w14:paraId="4F8A3BA7" w14:textId="77777777" w:rsidR="001A5711" w:rsidRDefault="001A5711" w:rsidP="001A5711">
      <w:pPr>
        <w:pStyle w:val="NormalWeb"/>
        <w:spacing w:line="480" w:lineRule="auto"/>
        <w:jc w:val="both"/>
      </w:pPr>
    </w:p>
    <w:p w14:paraId="051F61B8" w14:textId="77777777" w:rsidR="00705FA3" w:rsidRPr="00011881" w:rsidRDefault="00705FA3" w:rsidP="00011881">
      <w:pPr>
        <w:pStyle w:val="Heading1"/>
      </w:pPr>
      <w:r w:rsidRPr="00011881">
        <w:rPr>
          <w:rStyle w:val="Strong"/>
          <w:b/>
          <w:bCs/>
        </w:rPr>
        <w:t>Abstract</w:t>
      </w:r>
    </w:p>
    <w:p w14:paraId="1FF48079" w14:textId="1A76DA3D" w:rsidR="00705FA3" w:rsidRDefault="007909E9" w:rsidP="001A5711">
      <w:pPr>
        <w:pStyle w:val="NormalWeb"/>
        <w:spacing w:line="480" w:lineRule="auto"/>
        <w:jc w:val="both"/>
      </w:pPr>
      <w:r>
        <w:rPr>
          <w:rStyle w:val="Emphasis"/>
        </w:rPr>
        <w:t>Neisseria gonorrhoeae</w:t>
      </w:r>
      <w:r>
        <w:t xml:space="preserve"> is the bacterial agent responsible for gonorrhea, a common sexually transmitted infection. The emergence of </w:t>
      </w:r>
      <w:r w:rsidR="00A16DD0">
        <w:rPr>
          <w:rStyle w:val="Emphasis"/>
        </w:rPr>
        <w:t>Neisseria gonorrhoeae</w:t>
      </w:r>
      <w:r w:rsidR="00A16DD0">
        <w:t xml:space="preserve"> </w:t>
      </w:r>
      <w:r>
        <w:t xml:space="preserve">multidrug-resistant (MDR) strains a </w:t>
      </w:r>
      <w:r w:rsidR="00DC0041">
        <w:t xml:space="preserve">presents a </w:t>
      </w:r>
      <w:r>
        <w:t xml:space="preserve">critical public health threat, </w:t>
      </w:r>
      <w:r w:rsidR="00DC0041">
        <w:t>especially due</w:t>
      </w:r>
      <w:r>
        <w:t xml:space="preserve"> to its contribution to antimicrobial resistance (AMR) and treatment failure. Currently, resistance profiling </w:t>
      </w:r>
      <w:r w:rsidR="009B5E99">
        <w:t>of</w:t>
      </w:r>
      <w:r>
        <w:t xml:space="preserve"> </w:t>
      </w:r>
      <w:r>
        <w:rPr>
          <w:rStyle w:val="Emphasis"/>
        </w:rPr>
        <w:t>N. gonorrhoeae</w:t>
      </w:r>
      <w:r>
        <w:t xml:space="preserve"> relies on phenotypic methods such as minimum inhibitory concentration (MIC) testing and identification of known resistance mutations</w:t>
      </w:r>
      <w:r w:rsidR="009B5E99">
        <w:t>. These are</w:t>
      </w:r>
      <w:r>
        <w:t xml:space="preserve"> with limited application of genome-wide approaches to understand resistance evolution. The lack of genomic epidemiology data </w:t>
      </w:r>
      <w:r w:rsidR="00D127B5">
        <w:t xml:space="preserve">among </w:t>
      </w:r>
      <w:r w:rsidR="00896F22">
        <w:t>Low- and Middle-Income</w:t>
      </w:r>
      <w:r w:rsidR="00D127B5">
        <w:t xml:space="preserve"> Countries (LMICs) </w:t>
      </w:r>
      <w:r>
        <w:t xml:space="preserve">regions </w:t>
      </w:r>
      <w:r w:rsidR="00D127B5">
        <w:t>such as</w:t>
      </w:r>
      <w:r>
        <w:t xml:space="preserve"> Kenya, hampers effective AMR tracking and designation of evidence-based, targeted treatments. This study aims to investigate the genetic diversity, population structure, and recombination dynamics of MDR </w:t>
      </w:r>
      <w:r>
        <w:rPr>
          <w:rStyle w:val="Emphasis"/>
        </w:rPr>
        <w:t>N. gonorrhoeae</w:t>
      </w:r>
      <w:r>
        <w:t xml:space="preserve"> isolates from Kenya using whole-genome SNP analysis. A total of 92 genomes (72 FASTQ reads and 20 </w:t>
      </w:r>
      <w:r>
        <w:lastRenderedPageBreak/>
        <w:t>assembled genomes) were retrieved from NCBI. De novo assembly, identification of AMR genes and variant calling were conducted, followed by Principal Component Analysis (PCA), Neighbor-Net clustering, nucleotide diversity (π), and linkage disequilibrium (LD) decay analysis to assess population structure and recombination patterns. Our results revealed a predominant genetic cluster with several divergent outlier strains, indicating moderate population differentiation.</w:t>
      </w:r>
      <w:ins w:id="2" w:author="Henry Kiema" w:date="2025-10-30T20:52:00Z">
        <w:r w:rsidR="00190F5B">
          <w:t xml:space="preserve"> </w:t>
        </w:r>
      </w:ins>
      <w:r>
        <w:t xml:space="preserve"> </w:t>
      </w:r>
      <w:ins w:id="3" w:author="Henry Kiema" w:date="2025-10-30T20:55:00Z">
        <w:r w:rsidR="00190F5B" w:rsidRPr="00190F5B">
          <w:t>Population structure was strongly influenced by geography, with Western Kenyan regions (Kisumu and Kombewa) displaying markedly higher nucleotide diversity, indicating the circulation of multiple distinct lineages</w:t>
        </w:r>
      </w:ins>
      <w:ins w:id="4" w:author="Henry Kiema" w:date="2025-10-30T20:52:00Z">
        <w:r w:rsidR="00190F5B" w:rsidRPr="00190F5B">
          <w:t>, contrasting with the lower diversity and more clonal populations in Nairobi and the Coast</w:t>
        </w:r>
        <w:r w:rsidR="00190F5B">
          <w:t xml:space="preserve">. </w:t>
        </w:r>
      </w:ins>
      <w:ins w:id="5" w:author="Henry Kiema" w:date="2025-10-30T21:10:00Z">
        <w:r w:rsidR="00216B7B" w:rsidRPr="00216B7B">
          <w:t>Across the genome, nucleotide diversity was variable with distinct recombination hotspots</w:t>
        </w:r>
      </w:ins>
      <w:del w:id="6" w:author="Henry Kiema" w:date="2025-10-30T21:10:00Z">
        <w:r w:rsidDel="00216B7B">
          <w:delText>Nucleotide diversity varied across the genome, with distinct recombination hotspots</w:delText>
        </w:r>
      </w:del>
      <w:r>
        <w:t xml:space="preserve">. </w:t>
      </w:r>
      <w:ins w:id="7" w:author="Henry Kiema" w:date="2025-10-30T21:11:00Z">
        <w:r w:rsidR="00216B7B">
          <w:t>A</w:t>
        </w:r>
        <w:r w:rsidR="00216B7B" w:rsidRPr="00216B7B">
          <w:t xml:space="preserve"> rapid LD decay within the first 1000 bp suggested a high </w:t>
        </w:r>
      </w:ins>
      <w:ins w:id="8" w:author="Henry Kiema" w:date="2025-10-30T21:12:00Z">
        <w:r w:rsidR="00216B7B" w:rsidRPr="00216B7B">
          <w:t>overall</w:t>
        </w:r>
        <w:r w:rsidR="00216B7B">
          <w:t xml:space="preserve"> </w:t>
        </w:r>
      </w:ins>
      <w:ins w:id="9" w:author="Henry Kiema" w:date="2025-10-30T21:11:00Z">
        <w:r w:rsidR="00216B7B" w:rsidRPr="00216B7B">
          <w:t xml:space="preserve">recombination rate </w:t>
        </w:r>
      </w:ins>
      <w:del w:id="10" w:author="Henry Kiema" w:date="2025-10-30T21:11:00Z">
        <w:r w:rsidDel="00216B7B">
          <w:delText>LD decay occurred rapidly within the first 1000 bp, suggesting high recombination rates</w:delText>
        </w:r>
      </w:del>
      <w:r>
        <w:t xml:space="preserve">. These results indicate that recombination plays a pivotal role in shaping genetic variability and AMR evolution in </w:t>
      </w:r>
      <w:r>
        <w:rPr>
          <w:rStyle w:val="Emphasis"/>
        </w:rPr>
        <w:t>N. gonorrhoeae</w:t>
      </w:r>
      <w:r>
        <w:t xml:space="preserve"> populations. The absence of strong geographic structure further implies that transmission dynamics, rather than regional isolation, drive the spread of resistance. In conclusion, genome-</w:t>
      </w:r>
      <w:r w:rsidR="004B50CB">
        <w:t>wide SNP analysis offers valuable</w:t>
      </w:r>
      <w:r>
        <w:t xml:space="preserve"> insights into the </w:t>
      </w:r>
      <w:r w:rsidR="004B50CB">
        <w:t>genetic diversity and populations structure of MDR</w:t>
      </w:r>
      <w:r>
        <w:t xml:space="preserve"> </w:t>
      </w:r>
      <w:r>
        <w:rPr>
          <w:rStyle w:val="Emphasis"/>
        </w:rPr>
        <w:t>N. gonorrhoeae</w:t>
      </w:r>
      <w:r w:rsidR="004B50CB">
        <w:t xml:space="preserve"> in Kenya. </w:t>
      </w:r>
      <w:r>
        <w:t xml:space="preserve"> </w:t>
      </w:r>
      <w:r w:rsidR="004B50CB">
        <w:t>These findings support the integration of genomic surveillance into national strategies for antimicrobial resistance control.</w:t>
      </w:r>
      <w:r>
        <w:t xml:space="preserve"> </w:t>
      </w:r>
      <w:r w:rsidR="004B50CB" w:rsidRPr="004B50CB">
        <w:t xml:space="preserve"> </w:t>
      </w:r>
      <w:r w:rsidR="004B50CB">
        <w:t>This study reveals how genetic analysis can guide better strategies to track and control drug-resistant gonorrhea in Kenya.</w:t>
      </w:r>
    </w:p>
    <w:p w14:paraId="277D7A6A" w14:textId="032470D5" w:rsidR="001A5711" w:rsidRDefault="00705FA3" w:rsidP="001A5711">
      <w:pPr>
        <w:pStyle w:val="NormalWeb"/>
        <w:spacing w:line="480" w:lineRule="auto"/>
        <w:jc w:val="both"/>
      </w:pPr>
      <w:r>
        <w:rPr>
          <w:rStyle w:val="Strong"/>
        </w:rPr>
        <w:t>Keywords:</w:t>
      </w:r>
      <w:r>
        <w:t xml:space="preserve"> </w:t>
      </w:r>
      <w:r w:rsidRPr="0090695C">
        <w:rPr>
          <w:i/>
        </w:rPr>
        <w:t>Gonorrhea</w:t>
      </w:r>
      <w:r>
        <w:t xml:space="preserve">, </w:t>
      </w:r>
      <w:r w:rsidRPr="00705FA3">
        <w:rPr>
          <w:i/>
        </w:rPr>
        <w:t>Neisseria gonorrhoeae</w:t>
      </w:r>
      <w:r>
        <w:t>, genetic diversity, multidrug resistance, epidemiology</w:t>
      </w:r>
    </w:p>
    <w:p w14:paraId="13CDF480" w14:textId="77777777" w:rsidR="00705FA3" w:rsidRPr="00F16408" w:rsidRDefault="00705FA3" w:rsidP="00011881">
      <w:pPr>
        <w:pStyle w:val="Heading1"/>
      </w:pPr>
      <w:r w:rsidRPr="00F16408">
        <w:rPr>
          <w:rStyle w:val="Heading1Char"/>
          <w:b/>
          <w:bCs/>
        </w:rPr>
        <w:lastRenderedPageBreak/>
        <w:t>Introductio</w:t>
      </w:r>
      <w:r w:rsidRPr="00F16408">
        <w:rPr>
          <w:rStyle w:val="Strong"/>
          <w:b/>
          <w:bCs/>
        </w:rPr>
        <w:t>n</w:t>
      </w:r>
    </w:p>
    <w:p w14:paraId="595C4A8C" w14:textId="3C4C71E1" w:rsidR="00636666" w:rsidDel="000E08EE" w:rsidRDefault="00507FDA">
      <w:pPr>
        <w:pStyle w:val="NormalWeb"/>
        <w:spacing w:line="480" w:lineRule="auto"/>
        <w:jc w:val="both"/>
        <w:rPr>
          <w:ins w:id="11" w:author="Henry Kiema" w:date="2025-10-25T13:54:00Z"/>
          <w:del w:id="12" w:author="Prof" w:date="2025-10-28T17:23:00Z"/>
        </w:rPr>
        <w:pPrChange w:id="13" w:author="Prof" w:date="2025-10-28T17:24:00Z">
          <w:pPr>
            <w:pStyle w:val="NormalWeb"/>
          </w:pPr>
        </w:pPrChange>
      </w:pPr>
      <w:ins w:id="14" w:author="Henry Kiema" w:date="2025-10-25T13:55:00Z">
        <w:r>
          <w:t xml:space="preserve">Gonorrhea, </w:t>
        </w:r>
      </w:ins>
      <w:ins w:id="15" w:author="Henry Kiema" w:date="2025-10-25T13:54:00Z">
        <w:r w:rsidR="00636666">
          <w:t xml:space="preserve">caused by the bacterium </w:t>
        </w:r>
        <w:r w:rsidR="00636666" w:rsidRPr="00636666">
          <w:rPr>
            <w:rStyle w:val="math-inline"/>
            <w:bCs/>
            <w:i/>
            <w:rPrChange w:id="16" w:author="Henry Kiema" w:date="2025-10-25T13:54:00Z">
              <w:rPr>
                <w:rStyle w:val="math-inline"/>
                <w:b/>
                <w:bCs/>
              </w:rPr>
            </w:rPrChange>
          </w:rPr>
          <w:t>Neisseria gonorrhoeae</w:t>
        </w:r>
        <w:r w:rsidR="00636666">
          <w:t>, is a common sexually transmitted infection that, if untreated, can lead to severe complications such as pelvic inflammatory disease (PID) and disseminated gonococcal infection (DGI)</w:t>
        </w:r>
      </w:ins>
      <w:ins w:id="17" w:author="Henry Kiema" w:date="2025-10-26T14:57:00Z">
        <w:r w:rsidR="00406F6D">
          <w:t xml:space="preserve"> </w:t>
        </w:r>
      </w:ins>
      <w:r w:rsidR="00406F6D">
        <w:fldChar w:fldCharType="begin"/>
      </w:r>
      <w:r w:rsidR="00406F6D">
        <w:instrText xml:space="preserve"> ADDIN ZOTERO_ITEM CSL_CITATION {"citationID":"gVd92xob","properties":{"formattedCitation":"(Maatouk et al., 2025)","plainCitation":"(Maatouk et al., 2025)","noteIndex":0},"citationItems":[{"id":89,"uris":["http://zotero.org/users/local/bJ3esTK2/items/VJLD7J2N"],"itemData":{"id":89,"type":"article-journal","abstract":"Background The global spread of antimicrobial resistance (AMR) in Neisseria gonorrhoeae threatens empiric singledose gonorrhoea treatment. Enhanced global AMR surveillance is imperative. We report i) gonococcal antimicrobial susceptibility and resistance data from 2023 in the World Health Organization Enhanced Gonococcal Antimicrobial Surveillance Programme (WHO EGASP) in the WHO Western Pacific Region (Cambodia, the Philippines, Viet Nam), Southeast Asian Region (Indonesia, Thailand), and African Region (Malawi, South Africa, Uganda, Zimbabwe), and ii) metadata of the gonorrhoea patients.","container-title":"The Lancet Regional Health - Western Pacific","DOI":"10.1016/j.lanwpc.2025.101663","ISSN":"26666065","journalAbbreviation":"The Lancet Regional Health - Western Pacific","language":"en","page":"101663","source":"DOI.org (Crossref)","title":"Antimicrobial resistance in Neisseria gonorrhoeae in nine sentinel countries within the World Health Organization Enhanced Gonococcal Antimicrobial Surveillance Programme (EGASP), 2023: a retrospective observational study","title-short":"Antimicrobial resistance in Neisseria gonorrhoeae in nine sentinel countries within the World Health Organization Enhanced Gonococcal Antimicrobial Surveillance Programme (EGASP), 2023","volume":"61","author":[{"family":"Maatouk","given":"Ismael"},{"family":"Vumbugwa","given":"Phiona"},{"family":"Cherdtrakulkiat","given":"Thitima"},{"family":"Heng","given":"Lon Say"},{"family":"Hoffman","given":"Irving"},{"family":"Palaypayon","given":"Noel"},{"family":"Kakooza","given":"Francis"},{"family":"Kittiyaowamarn","given":"Rossaphorn"},{"family":"Kyambadde","given":"Peter"},{"family":"Lahra","given":"Monica M."},{"family":"Lan","given":"Pham Thi"},{"family":"Maseko","given":"Venessa"},{"family":"Matoga","given":"Mitch"},{"family":"Machiha","given":"Anna"},{"family":"Müller","given":"Etienne"},{"family":"Nguyen","given":"Thuy Thi Phan"},{"family":"Doanh","given":"Le Huu"},{"family":"Ouk","given":"Vichea"},{"family":"Setiawaty","given":"Vivi"},{"family":"Sia","given":"Sonia B."},{"family":"Hartono","given":"Teguh S."},{"family":"Virak","given":"Mot"},{"family":"Thuy Van","given":"Nguyen Thi"},{"family":"Unemo","given":"Magnus"},{"family":"Wi","given":"Teodora"},{"family":"Heng","given":"Lon Say"},{"family":"Ouk","given":"Vichea"},{"family":"Virak","given":"Mot"},{"family":"Mom","given":"Phal Kun"},{"family":"Deng","given":"Serongkea"},{"family":"Setiawaty","given":"Vivi"},{"family":"Lukitosari","given":"Endang"},{"family":"Afriana","given":"Nurhalina"},{"family":"Sulaiman","given":"Verawati"},{"family":"Hartono","given":"Teguh S."},{"family":"Laurensia","given":"Maria"},{"family":"Pitawati","given":"Ni Luh Putu"},{"family":"Matoga","given":"Mitch"},{"family":"Hoffman","given":"Irving"},{"family":"Krysiak","given":"Robert"},{"family":"Chen","given":"Jane"},{"family":"Bonongwe","given":"Naomi"},{"family":"Chirombo","given":"Claightone"},{"family":"Jere","given":"Edward"},{"family":"Kapha","given":"James"},{"family":"Sia","given":"Sonia B."},{"family":"Jamoralin","given":"Manuel C."},{"family":"Lagrada","given":"Marietta"},{"family":"Gayeta","given":"June"},{"family":"Abad","given":"Jaywardeen"},{"family":"Palaypayon","given":"Noel"},{"family":"Lim","given":"Diana"},{"family":"Haron","given":"Iftizar N."},{"family":"Sangco","given":"Joseph Carlo"},{"family":"Fuertes","given":"Felyrose"},{"family":"Abrajano","given":"August Cesar"},{"family":"Rusia-Uy","given":"Ruby"},{"family":"Agtuca","given":"Christine Ivy Paula S."},{"family":"Fedoc-Minguito","given":"Ma. Theresa A."},{"family":"Jerusalem","given":"Louwela A."},{"family":"Maseko","given":"Venessa"},{"family":"Müller","given":"Etienne"},{"family":"Gumede","given":"Lindy"},{"family":"Baloyi","given":"Portia"},{"family":"Kittiyaowamarn","given":"Rossaphorn"},{"family":"Girdthep","given":"Natnaree"},{"family":"Paopang","given":"Porntip"},{"family":"Sangprasert","given":"Pongsathorn"},{"family":"Cherdtrakulkiat","given":"Thitima"},{"family":"Tongtoyai","given":"Jaray"},{"family":"Kakooza","given":"Francis"},{"family":"Kyambadde","given":"Peter"},{"family":"Mande","given":"Emmanuel"},{"family":"Nakasi","given":"Martha"},{"family":"Doanh","given":"Le Huu"},{"family":"Lan","given":"Pham Thi"},{"family":"Hoa","given":"Pham Quynh"},{"family":"Hoa","given":"Pham Dieu"},{"family":"Nguyen","given":"Thuy Thi Phan"},{"family":"Nguyen","given":"Hao Trong"},{"family":"Pham","given":"Nhi Thi Uyen"},{"family":"Nguyen","given":"Phuong Thi Thanh"},{"family":"Van","given":"Nguyen Thi Thuy"},{"family":"Slaughter","given":"Francis"},{"family":"Machiha","given":"Anna"},{"family":"Mugurungi","given":"Owen"},{"family":"Juru","given":"Agnes"},{"family":"Ngorima","given":"Tatenda"},{"family":"Sisya","given":"Lucia"},{"family":"Takarinda","given":"Kudzai"},{"family":"Tarupiwa","given":"Andrew"},{"family":"Mugabe","given":"Muchaneta"},{"family":"Ngwenya","given":"Mkhokheli"},{"family":"Andifasi","given":"Precious Paidamoyo"},{"family":"Lahra","given":"Monica"},{"family":"Van Hal","given":"Sebastian"},{"family":"Unemo","given":"Magnus"},{"family":"Golparian","given":"Daniel"},{"family":"Jacobsson","given":"Susanne"},{"family":"Schröder","given":"Daniel"},{"family":"Wi","given":"Teodora"},{"family":"Maatouk","given":"Ismael"},{"family":"Vumbugwa","given":"Phiona"}],"issued":{"date-parts":[["2025",8]]}}}],"schema":"https://github.com/citation-style-language/schema/raw/master/csl-citation.json"} </w:instrText>
      </w:r>
      <w:r w:rsidR="00406F6D">
        <w:fldChar w:fldCharType="separate"/>
      </w:r>
      <w:r w:rsidR="00406F6D" w:rsidRPr="00406F6D">
        <w:t>(Maatouk et al., 2025)</w:t>
      </w:r>
      <w:r w:rsidR="00406F6D">
        <w:fldChar w:fldCharType="end"/>
      </w:r>
      <w:ins w:id="18" w:author="Henry Kiema" w:date="2025-10-25T13:54:00Z">
        <w:r w:rsidR="00636666">
          <w:t>.</w:t>
        </w:r>
      </w:ins>
    </w:p>
    <w:p w14:paraId="5F29A19F" w14:textId="0E6E65B4" w:rsidR="00705FA3" w:rsidRDefault="00705FA3" w:rsidP="000E08EE">
      <w:pPr>
        <w:pStyle w:val="NormalWeb"/>
        <w:spacing w:line="480" w:lineRule="auto"/>
        <w:jc w:val="both"/>
      </w:pPr>
      <w:del w:id="19" w:author="Prof" w:date="2025-10-28T17:23:00Z">
        <w:r w:rsidRPr="00705FA3" w:rsidDel="000E08EE">
          <w:rPr>
            <w:i/>
          </w:rPr>
          <w:delText>Neisseria gonorrhoeae</w:delText>
        </w:r>
        <w:r w:rsidDel="000E08EE">
          <w:delText xml:space="preserve">, is a causative agent of gonorrhea, and sexually transmitted bacterium affecting both male and female </w:delText>
        </w:r>
        <w:r w:rsidR="001004D5" w:rsidDel="000E08EE">
          <w:fldChar w:fldCharType="begin"/>
        </w:r>
        <w:r w:rsidR="001004D5" w:rsidRPr="000E08EE" w:rsidDel="000E08EE">
          <w:delInstrText xml:space="preserve"> ADDIN ZOTERO_ITEM CSL_CITATION {"citationID":"O6CQAJ8m","properties":{"formattedCitation":"(Unemo &amp; Shafer, 2014)","plainCitation":"(Unemo &amp; Shafer, 2014)","noteIndex":0},"citationItems":[{"id":68,"uris":["http://zotero.org/users/local/bJ3esTK2/items/8YPGA8WF"],"itemData":{"id":68,"type":"article-journal","abstract":"SUMMARY\n            \n              Neisseria gonorrhoeae\n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in\n              N. gonorrhoeae\n              ,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 1098-6618","issue":"3","journalAbbreviation":"Clin Microbiol Rev","language":"en","page":"587-613","source":"DOI.org (Crossref)","title":"Antimicrobial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delInstrText>
        </w:r>
        <w:r w:rsidR="001004D5" w:rsidDel="000E08EE">
          <w:fldChar w:fldCharType="separate"/>
        </w:r>
        <w:r w:rsidR="001004D5" w:rsidRPr="001004D5" w:rsidDel="000E08EE">
          <w:delText>(Unemo &amp; Shafer, 2014)</w:delText>
        </w:r>
        <w:r w:rsidR="001004D5" w:rsidDel="000E08EE">
          <w:fldChar w:fldCharType="end"/>
        </w:r>
        <w:r w:rsidDel="000E08EE">
          <w:delText xml:space="preserve">. It colonizes the genitourinary tract, establishing infections in the urethra and endocervix, hence triggering an inflammation. If untreated, </w:delText>
        </w:r>
        <w:r w:rsidR="001004D5" w:rsidRPr="001004D5" w:rsidDel="000E08EE">
          <w:rPr>
            <w:i/>
          </w:rPr>
          <w:delText>Neisseria gonorrhoeae</w:delText>
        </w:r>
        <w:r w:rsidDel="000E08EE">
          <w:delText xml:space="preserve"> can lead to serious health complications, including disseminated gonococcal infection (DGI), pelvic inflammatory disease (PID), epididymitis in men, and adverse pregnancy outcomes</w:delText>
        </w:r>
        <w:r w:rsidR="00C07EA0" w:rsidDel="000E08EE">
          <w:fldChar w:fldCharType="begin"/>
        </w:r>
        <w:r w:rsidR="00C07EA0" w:rsidDel="000E08EE">
          <w:delInstrText xml:space="preserve"> ADDIN ZOTERO_ITEM CSL_CITATION {"citationID":"WkhzWVMr","properties":{"formattedCitation":"(Quillin &amp; Seifert, 2018)","plainCitation":"(Quillin &amp; Seifert, 2018)","noteIndex":0},"citationItems":[{"id":64,"uris":["http://zotero.org/users/local/bJ3esTK2/items/MB4DJUY9"],"itemData":{"id":64,"type":"article-journal","container-title":"Nature Reviews Microbiology","DOI":"10.1038/nrmicro.2017.169","ISSN":"1740-1526, 1740-1534","issue":"4","journalAbbreviation":"Nat Rev Microbiol","language":"en","page":"226-240","source":"DOI.org (Crossref)","title":"Neisseria gonorrhoeae host adaptation and pathogenesis","volume":"16","author":[{"family":"Quillin","given":"Sarah Jane"},{"family":"Seifert","given":"H Steven"}],"issued":{"date-parts":[["2018",4]]}}}],"schema":"https://github.com/citation-style-language/schema/raw/master/csl-citation.json"} </w:delInstrText>
        </w:r>
        <w:r w:rsidR="00C07EA0" w:rsidDel="000E08EE">
          <w:fldChar w:fldCharType="separate"/>
        </w:r>
        <w:r w:rsidR="00C07EA0" w:rsidRPr="00C07EA0" w:rsidDel="000E08EE">
          <w:delText>(Quillin &amp; Seifert, 2018)</w:delText>
        </w:r>
        <w:r w:rsidR="00C07EA0" w:rsidDel="000E08EE">
          <w:fldChar w:fldCharType="end"/>
        </w:r>
        <w:r w:rsidDel="000E08EE">
          <w:delText>.</w:delText>
        </w:r>
      </w:del>
      <w:r>
        <w:t xml:space="preserve"> </w:t>
      </w:r>
      <w:ins w:id="20" w:author="Henry Kiema" w:date="2025-10-25T13:25:00Z">
        <w:r w:rsidR="00096546">
          <w:t xml:space="preserve">Furthermore, </w:t>
        </w:r>
      </w:ins>
      <w:ins w:id="21" w:author="Henry Kiema" w:date="2025-10-25T13:26:00Z">
        <w:r w:rsidR="00096546">
          <w:t xml:space="preserve">the public health threat posed by </w:t>
        </w:r>
        <w:r w:rsidR="00096546">
          <w:rPr>
            <w:i/>
            <w:iCs/>
          </w:rPr>
          <w:t>N. gonorrhoeae</w:t>
        </w:r>
        <w:r w:rsidR="00096546">
          <w:t xml:space="preserve"> is compounded by high rates of co-infection with other sexually transmitted infections (STIs), including HIV and mpox virus. This can exacerbate disease severity, complicate diagnosis and negatively affect</w:t>
        </w:r>
      </w:ins>
      <w:ins w:id="22" w:author="Henry Kiema" w:date="2025-10-25T13:27:00Z">
        <w:r w:rsidR="00096546">
          <w:t xml:space="preserve"> treatment outcomes</w:t>
        </w:r>
      </w:ins>
      <w:ins w:id="23" w:author="Henry Kiema" w:date="2025-10-25T13:28:00Z">
        <w:r w:rsidR="00697BEE">
          <w:t xml:space="preserve"> </w:t>
        </w:r>
      </w:ins>
      <w:r w:rsidR="00697BEE">
        <w:fldChar w:fldCharType="begin"/>
      </w:r>
      <w:r w:rsidR="00697BEE">
        <w:instrText xml:space="preserve"> ADDIN ZOTERO_ITEM CSL_CITATION {"citationID":"vndVCU1g","properties":{"formattedCitation":"(Liu et al., 2024)","plainCitation":"(Liu et al., 2024)","noteIndex":0},"citationItems":[{"id":91,"uris":["http://zotero.org/users/local/bJ3esTK2/items/BZ5GTSDJ"],"itemData":{"id":91,"type":"article-journal","abstract":"Epidemiologic studies have established that mpox (formerly known as monkeypox) outbreaks worldwide in 2022–2023, due to Clade IIb mpox virus (MPXV), disproportionately affected gay, bisexual, and other men who have sex with men. More than 35% and 40% of the mpox cases suffer from co-infection with HIV and sexually transmitted infections (STIs) (e.g., Chlamydia trachomatis, Neisseria gonorrhoeae, Treponema pallidum, and herpes simplex virus), respectively. Bacterial superinfection can also occur. Co-infection of MPXV and other infectious agents may enhance disease severity, deteriorate outcomes, elongate the recovery process, and potentially contribute to the morbidity and mortality of the ensuing diseases. However, the interplays between MPXV and HIV, bacteria, other STI pathogens and host cells are poorly studied. There are many open questions regarding the impact of co-infections with HIV, STIs, or bacterial superinfections on the diagnosis and treatment of MPXV infections, including clinical and laboratory-confirmed mpox diagnosis, suboptimal treatment effectiveness, and induction of antiviral drug resistance. In this review article, we will discuss the progress and knowledge gaps in MPXV biology, antiviral therapy, pathogenesis of human MPXV and its co-infection with HIV, STIs, or bacterial superinfections, and the impact of the co-infections on the diagnosis and treatment of mpox disease. This review not only sheds light on the MPXV infection and co-infection of other etiologies but also calls for more research on MPXV life cycles and the molecular mechanisms of pathogenesis of co-infection of MPXV and other infectious agents, as well as research and development of a novel multiplex molecular testing panel for the detection of MPXV and other STI co-infections.","container-title":"Viruses","DOI":"10.3390/v16050784","ISSN":"1999-4915","issue":"5","journalAbbreviation":"Viruses","language":"en","page":"784","source":"DOI.org (Crossref)","title":"Mpox (Monkeypox) Virus and Its Co-Infection with HIV, Sexually Transmitted Infections, or Bacterial Superinfections: Double Whammy or a New Prime Culprit?","title-short":"Mpox (Monkeypox) Virus and Its Co-Infection with HIV, Sexually Transmitted Infections, or Bacterial Superinfections","volume":"16","author":[{"family":"Liu","given":"Benjamin M."},{"family":"Rakhmanina","given":"Natella Y."},{"family":"Yang","given":"Zhilong"},{"family":"Bukrinsky","given":"Michael I."}],"issued":{"date-parts":[["2024",5,15]]}}}],"schema":"https://github.com/citation-style-language/schema/raw/master/csl-citation.json"} </w:instrText>
      </w:r>
      <w:r w:rsidR="00697BEE">
        <w:fldChar w:fldCharType="separate"/>
      </w:r>
      <w:r w:rsidR="00697BEE" w:rsidRPr="00697BEE">
        <w:t>(Liu et al., 2024)</w:t>
      </w:r>
      <w:r w:rsidR="00697BEE">
        <w:fldChar w:fldCharType="end"/>
      </w:r>
      <w:ins w:id="24" w:author="Henry Kiema" w:date="2025-10-25T13:28:00Z">
        <w:r w:rsidR="00096546">
          <w:t>.</w:t>
        </w:r>
      </w:ins>
      <w:ins w:id="25" w:author="Henry Kiema" w:date="2025-10-25T13:26:00Z">
        <w:r w:rsidR="00096546">
          <w:t xml:space="preserve"> </w:t>
        </w:r>
      </w:ins>
      <w:r>
        <w:t xml:space="preserve">Over the past 70 years, </w:t>
      </w:r>
      <w:r w:rsidR="001004D5" w:rsidRPr="001004D5">
        <w:rPr>
          <w:i/>
        </w:rPr>
        <w:t>Neisseria gonorrhoeae</w:t>
      </w:r>
      <w:r>
        <w:t xml:space="preserve"> has progressively developed resistance to several antibiotic classes, including penicillin, aminoglycosides, macrolides, and tetracycline, which were once effective treatment options. The declining efficacy of these antibiotics is largely attributed to genetic mutations within </w:t>
      </w:r>
      <w:r w:rsidR="001004D5" w:rsidRPr="001004D5">
        <w:rPr>
          <w:i/>
        </w:rPr>
        <w:t>Neisseria gonorrhoeae</w:t>
      </w:r>
      <w:r>
        <w:t xml:space="preserve"> Notably, resistance to tetracycline has been reported, likely exacerbated by the discontinuation of these drugs as a primary treatment option. The introduction of ciprofloxacin and other fluoroquinolones was initially effective in controlling </w:t>
      </w:r>
      <w:r w:rsidR="001004D5" w:rsidRPr="001004D5">
        <w:rPr>
          <w:i/>
        </w:rPr>
        <w:t>Neisseria gonorrhoeae</w:t>
      </w:r>
      <w:r>
        <w:t xml:space="preserve"> infection </w:t>
      </w:r>
      <w:r w:rsidR="00C07EA0">
        <w:fldChar w:fldCharType="begin"/>
      </w:r>
      <w:r w:rsidR="00C07EA0">
        <w:instrText xml:space="preserve"> ADDIN ZOTERO_ITEM CSL_CITATION {"citationID":"fPu32WQr","properties":{"formattedCitation":"(Belland et al., 1994)","plainCitation":"(Belland et al., 1994)","noteIndex":0},"citationItems":[{"id":54,"uris":["http://zotero.org/users/local/bJ3esTK2/items/5BV6A6HM"],"itemData":{"id":54,"type":"article-journal","abstract":"Summary\n            \n              Neisseria gonorrhoeae\n              homologues of\n              gyrA\n              and\n              parC\n              have been identified using hybridization probes generated from conserved regions of diverse\n              gyrA\n              genes. These genes have been tentatively identified as\n              gyrA\n              and\n              parC\n              , based on predicted amino acid sequence homologies to known GyrA homologues from numerous bacterial species and to ParC from\n              Escherichia coli\n              and\n              Salmonella typhimurium.\n              The\n              gyrA\n              gene maps to a physical location distant from the\n              gyrB\n              locus on the gonococcal chromosome, which is similar to the situation found in\n              E. coli.\n              The\n              parC\n              gene is not closely linked (i.e. greater than 9 kb) to an identifiable\n              parE\n              gene in\n              N. gonorrhoeae.\n              The gonococcal GyrA is slightly larger than its\n              E. coli\n              homologue and contains several small insertions near the O‐terminus of the predicted open reading frame. A series of ciprofloxacin‐resistant mutants were selected by passage of\n              N. gonorrhoeae\n              on increasing concentrations of the antibiotic. Sequential passage resulted in the selection of isolates with minimum inhibitory concentrations approximately 10000‐fold higher than the parental strain. Mutations within\n              gyrA\n              resulted in low to moderate levels of resistance, while strains with high‐level resistance acquired analogous mutations in both\n              gyrA\n              and\n              parC.\n              Resistance mutations were readily transferred between\n              N. gonorrhoeae\n              strains by transformation. The frequencies of transformation, resulting in different levels of ciprofloxacin resistance, further support the notion that both gyrA and parC genes are invoived in the establishment of extreme levels of ciprofloxacin resistance.","container-title":"Molecular Microbiology","DOI":"10.1111/j.1365-2958.1994.tb01297.x","ISSN":"0950-382X, 1365-2958","issue":"2","journalAbbreviation":"Molecular Microbiology","language":"en","license":"http://onlinelibrary.wiley.com/termsAndConditions#vor","page":"371-380","source":"DOI.org (Crossref)","title":"&lt;i&gt;Neisseria gonorrhoeae&lt;/i&gt; acquires mutations in analogous regions of gyrA and parC in fluoroquinolone‐resistant isolates","volume":"14","author":[{"family":"Belland","given":"R. J."},{"family":"Morrison","given":"S. G."},{"family":"Ison","given":"C."},{"family":"Huang","given":"W. M."}],"issued":{"date-parts":[["1994",10]]}}}],"schema":"https://github.com/citation-style-language/schema/raw/master/csl-citation.json"} </w:instrText>
      </w:r>
      <w:r w:rsidR="00C07EA0">
        <w:fldChar w:fldCharType="separate"/>
      </w:r>
      <w:r w:rsidR="00C07EA0" w:rsidRPr="00C07EA0">
        <w:t>(Belland et al., 1994)</w:t>
      </w:r>
      <w:r w:rsidR="00C07EA0">
        <w:fldChar w:fldCharType="end"/>
      </w:r>
      <w:r>
        <w:t xml:space="preserve">. However, due to the emergence of bacterial resistance, fluoroquinolones, including ciprofloxacin, are no longer considered reliable treatment options </w:t>
      </w:r>
      <w:r w:rsidR="00C07EA0">
        <w:fldChar w:fldCharType="begin"/>
      </w:r>
      <w:r w:rsidR="00C07EA0">
        <w:instrText xml:space="preserve"> ADDIN ZOTERO_ITEM CSL_CITATION {"citationID":"Bq6i0A0X","properties":{"formattedCitation":"(Unemo &amp; Shafer, 2014)","plainCitation":"(Unemo &amp; Shafer, 2014)","noteIndex":0},"citationItems":[{"id":68,"uris":["http://zotero.org/users/local/bJ3esTK2/items/8YPGA8WF"],"itemData":{"id":68,"type":"article-journal","abstract":"SUMMARY\n            \n              Neisseria gonorrhoeae\n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in\n              N. gonorrhoeae\n              ,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 1098-6618","issue":"3","journalAbbreviation":"Clin Microbiol Rev","language":"en","page":"587-613","source":"DOI.org (Crossref)","title":"Antimicrobial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C07EA0">
        <w:fldChar w:fldCharType="separate"/>
      </w:r>
      <w:r w:rsidR="00C07EA0" w:rsidRPr="00C07EA0">
        <w:t>(Unemo &amp; Shafer, 2014)</w:t>
      </w:r>
      <w:r w:rsidR="00C07EA0">
        <w:fldChar w:fldCharType="end"/>
      </w:r>
      <w:r>
        <w:t>.</w:t>
      </w:r>
    </w:p>
    <w:p w14:paraId="5B2A49C5" w14:textId="77777777" w:rsidR="00705FA3" w:rsidRDefault="00705FA3" w:rsidP="001A5711">
      <w:pPr>
        <w:pStyle w:val="NormalWeb"/>
        <w:spacing w:line="480" w:lineRule="auto"/>
        <w:jc w:val="both"/>
      </w:pPr>
      <w:r>
        <w:t xml:space="preserve">Resistance to ciprofloxacin and other fluoroquinolones has necessitated the use of third-generation cephalosporins, such as cefixime and ceftriaxone, due to their high efficacy even at lower doses. These antibiotics were initially recommended as the first-line treatment for </w:t>
      </w:r>
      <w:r w:rsidR="001004D5" w:rsidRPr="001004D5">
        <w:rPr>
          <w:i/>
        </w:rPr>
        <w:t>Neisseria gonorrhoeae</w:t>
      </w:r>
      <w:r>
        <w:t xml:space="preserve"> infections. However, despite their effectiveness, the bacterium has developed resistance mechanisms that compromise their efficacy. The global dissemination of resistant </w:t>
      </w:r>
      <w:r w:rsidR="001004D5" w:rsidRPr="001004D5">
        <w:rPr>
          <w:i/>
        </w:rPr>
        <w:t>Neisseria gonorrhoeae</w:t>
      </w:r>
      <w:r>
        <w:t xml:space="preserve"> strains has led to a significant public health challenge, with resistance spreading rapidly across populations. In Kenya, resistance among most available antibiotics to </w:t>
      </w:r>
      <w:r w:rsidR="001004D5" w:rsidRPr="001004D5">
        <w:rPr>
          <w:i/>
        </w:rPr>
        <w:t xml:space="preserve">Neisseria </w:t>
      </w:r>
      <w:r w:rsidR="001004D5" w:rsidRPr="001004D5">
        <w:rPr>
          <w:i/>
        </w:rPr>
        <w:lastRenderedPageBreak/>
        <w:t>gonorrhoeae</w:t>
      </w:r>
      <w:r>
        <w:t xml:space="preserve"> isolates has been linked to mutations in the gyrA and parC genes, which confer fluoroquinolone resistance </w:t>
      </w:r>
      <w:r w:rsidR="00710BB1">
        <w:fldChar w:fldCharType="begin"/>
      </w:r>
      <w:r w:rsidR="00710BB1">
        <w:instrText xml:space="preserve"> ADDIN ZOTERO_ITEM CSL_CITATION {"citationID":"1EKAKayJ","properties":{"formattedCitation":"(Kivata et al., 2019)","plainCitation":"(Kivata et al., 2019)","noteIndex":0},"citationItems":[{"id":65,"uris":["http://zotero.org/users/local/bJ3esTK2/items/FWQJ928A"],"itemData":{"id":65,"type":"article-journal","abstract":"Background: Phenotypic fluoroquinolone resistance was first reported in Western Kenya in 2009 and later in Coastal Kenya and Nairobi. Until recently gonococcal fluoroquinolone resistance mechanisms in Kenya had not been elucidated. The aim of this paper is to analyze mutations in both gyrA and parC responsible for elevated fluoroquinolone Minimum Inhibitory Concentrations (MICs) in Neisseria gonorrhoeae (GC) isolated from heterosexual individuals from different locations in Kenya between 2013 and 2017.\nMethods: Antimicrobial Susceptibility Tests were done on 84 GC in an ongoing Sexually Transmitted Infections (STI) surveillance program. Of the 84 isolates, 22 resistant to two or more classes of antimicrobials were chosen for analysis. Antimicrobial susceptibility tests were done using E-test (BioMerieux) and the results were interpreted with reference to European Committee on Antimicrobial Susceptibility Testing (EUCAST) standards. The isolates were sub-cultured, and whole genomes were sequenced using Illumina platform. Reads were assembled de novo using Velvet, and mutations in the GC Quinolone Resistant Determining Regions identified using Bioedit sequence alignment editor. Single Nucleotide Polymorphism based phylogeny was inferred using RaxML.\nResults: Double GyrA amino acid substitutions; S91F and D95G/D95A were identified in 20 isolates. Of these 20 isolates, 14 had an additional E91G ParC substitution and significantly higher ciprofloxacin MICs (p = 0.0044*). On the contrary, norfloxacin MICs of isolates expressing both GyrA and ParC QRDR amino acid changes were not significantly high (p = 0.82) compared to MICs of isolates expressing GyrA substitutions alone. No single GyrA substitution was found in the analyzed isolates, and no isolate contained a ParC substitution without the simultaneous presence of double GyrA substitutions. Maximum likelihood tree clustered the 22 isolates into 6 distinct clades.\nConclusion: Simultaneous presence of amino acid substitutions in ParC and GyrA has been reported to increase gonococcal fluoroquinolone resistance from different regions in the world. Our findings indicate that GyrA S91F, D95G/D95A and ParC E91G amino acid substitutions mediate high fluoroquinolone resistance in the analyzed Kenyan GC.","container-title":"BMC Microbiology","DOI":"10.1186/s12866-019-1439-1","ISSN":"1471-2180","issue":"1","journalAbbreviation":"BMC Microbiol","language":"en","page":"76","source":"DOI.org (Crossref)","title":"gyrA and parC mutations in fluoroquinolone-resistant Neisseria gonorrhoeae isolates from Kenya","volume":"19","author":[{"family":"Kivata","given":"Mary Wandia"},{"family":"Mbuchi","given":"Margaret"},{"family":"Eyase","given":"Fredrick Lunyagi"},{"family":"Bulimo","given":"Wallace Dimbuson"},{"family":"Kyanya","given":"Cecilia Katunge"},{"family":"Oundo","given":"Valerie"},{"family":"Muriithi","given":"Simon Wachira"},{"family":"Andagalu","given":"Ben"},{"family":"Mbinda","given":"Wilton Mwema"},{"family":"Soge","given":"Olusegun O."},{"family":"McClelland","given":"R. Scott"},{"family":"Sang","given":"Willy"},{"family":"Mancuso","given":"James D."}],"issued":{"date-parts":[["2019",12]]}}}],"schema":"https://github.com/citation-style-language/schema/raw/master/csl-citation.json"} </w:instrText>
      </w:r>
      <w:r w:rsidR="00710BB1">
        <w:fldChar w:fldCharType="separate"/>
      </w:r>
      <w:r w:rsidR="00710BB1" w:rsidRPr="00710BB1">
        <w:t>(Kivata et al., 2019)</w:t>
      </w:r>
      <w:r w:rsidR="00710BB1">
        <w:fldChar w:fldCharType="end"/>
      </w:r>
      <w:r>
        <w:t xml:space="preserve">. A study by </w:t>
      </w:r>
      <w:r w:rsidR="00710BB1">
        <w:t>Juma et al.,</w:t>
      </w:r>
      <w:r w:rsidR="00710BB1">
        <w:fldChar w:fldCharType="begin"/>
      </w:r>
      <w:r w:rsidR="00710BB1">
        <w:instrText xml:space="preserve"> ADDIN ZOTERO_ITEM CSL_CITATION {"citationID":"cHxgP6Rh","properties":{"formattedCitation":"(2021)","plainCitation":"(2021)","noteIndex":0},"citationItems":[{"id":61,"uris":["http://zotero.org/users/local/bJ3esTK2/items/VHEMAQGE"],"itemData":{"id":61,"type":"article-journal","abstract":"Conclusion: Here, we demonstrate the utility of mobile DNA sequencing technology in producing a consensus genome for sequence typing and detection of genetic determinants of AMR. The workﬂow followed in the study, including AMR mutation dataset creation and the genome identiﬁcation, assembly, and analysis, can be used for any clinical isolate. Further studies are required to determine the utility of realtime sequencing in outbreak investigations, diagnosis, and management of infections, especially in resource-limited settings.","container-title":"Frontiers in Microbiology","DOI":"10.3389/fmicb.2021.647565","ISSN":"1664-302X","journalAbbreviation":"Front. Microbiol.","language":"en","page":"647565","source":"DOI.org (Crossref)","title":"Antimicrobial Resistance Profiling and Phylogenetic Analysis of Neisseria gonorrhoeae Clinical Isolates From Kenya in a Resource-Limited Setting","volume":"12","author":[{"family":"Juma","given":"Meshack"},{"family":"Sankaradoss","given":"Arun"},{"family":"Ndombi","given":"Redcliff"},{"family":"Mwaura","given":"Patrick"},{"family":"Damodar","given":"Tina"},{"family":"Nazir","given":"Junaid"},{"family":"Pandit","given":"Awadhesh"},{"family":"Khurana","given":"Rupsy"},{"family":"Masika","given":"Moses"},{"family":"Chirchir","given":"Ruth"},{"family":"Gachie","given":"John"},{"family":"Krishna","given":"Sudhir"},{"family":"Sowdhamini","given":"Ramanathan"},{"family":"Anzala","given":"Omu"},{"family":"Meenakshi","given":"Iyer S."}],"issued":{"date-parts":[["2021",7,27]]}},"suppress-author":true}],"schema":"https://github.com/citation-style-language/schema/raw/master/csl-citation.json"} </w:instrText>
      </w:r>
      <w:r w:rsidR="00710BB1">
        <w:fldChar w:fldCharType="separate"/>
      </w:r>
      <w:r w:rsidR="00710BB1" w:rsidRPr="00710BB1">
        <w:t>(2021)</w:t>
      </w:r>
      <w:r w:rsidR="00710BB1">
        <w:fldChar w:fldCharType="end"/>
      </w:r>
      <w:r>
        <w:t xml:space="preserve"> uncovered that ciprofloxacin resistance is associated with multiple mutations in both gyrA and parC. Although these studies have documented the emergence of resistance strains using phenotypic surveillance and identification of key mutations, there remains a significant knowledge gap in the understanding of genomic mechanisms that drive AMR, in Africa, low- and middle-income countries (LMICs) such as Kenya.</w:t>
      </w:r>
    </w:p>
    <w:p w14:paraId="005CF1D2" w14:textId="77777777" w:rsidR="00705FA3" w:rsidRDefault="00705FA3" w:rsidP="001A5711">
      <w:pPr>
        <w:pStyle w:val="NormalWeb"/>
        <w:spacing w:line="480" w:lineRule="auto"/>
        <w:jc w:val="both"/>
      </w:pPr>
      <w:r>
        <w:t xml:space="preserve">In this study we conducted a genomic analysis of 56 </w:t>
      </w:r>
      <w:r w:rsidR="001004D5" w:rsidRPr="001004D5">
        <w:rPr>
          <w:i/>
        </w:rPr>
        <w:t>Neisseria gonorrhoeae</w:t>
      </w:r>
      <w:r>
        <w:t xml:space="preserve"> isolates from Kenya, all of which demonstrated antimicrobial resistance to more than two antibiotics. The research aimed at elucidating genetic diversity, evolutionary features, and the potential impact of epidemiological factors using genome-wide SNP analysis. These factors include geographical distribution, transmission dynamics, antibiotic usage patterns, and host demographics, on the development of antimicrobial resistance.</w:t>
      </w:r>
    </w:p>
    <w:p w14:paraId="08B5C44F" w14:textId="77777777" w:rsidR="00705FA3" w:rsidRDefault="00705FA3" w:rsidP="001A5711">
      <w:pPr>
        <w:pStyle w:val="NormalWeb"/>
        <w:spacing w:line="480" w:lineRule="auto"/>
        <w:jc w:val="both"/>
      </w:pPr>
      <w:r>
        <w:t>The 92 high quality genomes (72 FASTQ reads and 20 assembled genomes) were retrieved from NCBI. De novo assembly was applied to the reads and then subjected to the SNP calling. Principal Component Analysis (PCA), Neighbor-Net analysis, nucleotide diversity (π) and Linkage disequilibrium (LD) decay plots were used to characterize the genetic relationships, diversity and recombination. These resulted into detecting clustering patterns, evolutionary divergence, and recombination hotspots relevant to resistance evolution.</w:t>
      </w:r>
    </w:p>
    <w:p w14:paraId="4038B4F6" w14:textId="77777777" w:rsidR="00705FA3" w:rsidRDefault="00705FA3" w:rsidP="001A5711">
      <w:pPr>
        <w:pStyle w:val="NormalWeb"/>
        <w:spacing w:line="480" w:lineRule="auto"/>
        <w:jc w:val="both"/>
      </w:pPr>
      <w:r>
        <w:t xml:space="preserve">Our findings revealed a dominant genetic cluster among Kenyan isolates, accompanied by several genetically divergent outliers, which indicates a moderate population differentiation. The LD decay and nucleotide diversity analyses provided strong evidence of frequent recombination </w:t>
      </w:r>
      <w:r>
        <w:lastRenderedPageBreak/>
        <w:t>events, suggesting that genetic exchange plays a pivotal role in shaping resistance traits. Moreover, the absence of strong geographic structuring highlights the importance of transmission dynamics over regional isolation in driving resistance spread.</w:t>
      </w:r>
    </w:p>
    <w:p w14:paraId="71AEC1CF" w14:textId="06CD9810" w:rsidR="00705FA3" w:rsidRDefault="00705FA3" w:rsidP="001A5711">
      <w:pPr>
        <w:pStyle w:val="NormalWeb"/>
        <w:spacing w:line="480" w:lineRule="auto"/>
        <w:jc w:val="both"/>
        <w:rPr>
          <w:ins w:id="26" w:author="Henry Kiema" w:date="2025-10-25T13:30:00Z"/>
        </w:rPr>
      </w:pPr>
      <w:r>
        <w:t xml:space="preserve">This study advances the understanding of how the genetic plasticity and recombination influences resistance among </w:t>
      </w:r>
      <w:r w:rsidR="001004D5" w:rsidRPr="001004D5">
        <w:rPr>
          <w:i/>
        </w:rPr>
        <w:t>Neisseria gonorrhoeae</w:t>
      </w:r>
      <w:r>
        <w:t xml:space="preserve"> populations. Therefore, it emphasizes on the need for genomic surveillance in the development of targeted, evidence-based interventions. Our research also demonstrates the value of genome-wide SNP data in informing public health policy and highlights the urgency of integrating genomic tools into AMR monitoring strategies in LMICs such as Kenya.</w:t>
      </w:r>
    </w:p>
    <w:p w14:paraId="184F5929" w14:textId="24D8F624" w:rsidR="00096546" w:rsidRDefault="00096546" w:rsidP="00096546">
      <w:pPr>
        <w:pStyle w:val="NormalWeb"/>
        <w:spacing w:line="480" w:lineRule="auto"/>
        <w:jc w:val="both"/>
      </w:pPr>
      <w:ins w:id="27" w:author="Henry Kiema" w:date="2025-10-25T13:30:00Z">
        <w:r>
          <w:t>While conventional diagnostic approaches rely on culture and microscopy, the field is rapidly adopting molecular testing, including nucleic acid amplification tests (NAATs) and emerging technologies like isothermal nucleic acid amplification (e.g.,</w:t>
        </w:r>
      </w:ins>
      <w:ins w:id="28" w:author="Henry Kiema" w:date="2025-10-25T13:31:00Z">
        <w:r>
          <w:t xml:space="preserve"> TMA), to enable rapid and decentralized detection of </w:t>
        </w:r>
      </w:ins>
      <w:ins w:id="29" w:author="Henry Kiema" w:date="2025-10-25T13:32:00Z">
        <w:r>
          <w:rPr>
            <w:i/>
            <w:iCs/>
          </w:rPr>
          <w:t xml:space="preserve">N. gonorrhoeae </w:t>
        </w:r>
      </w:ins>
      <w:ins w:id="30" w:author="Henry Kiema" w:date="2025-10-26T15:15:00Z">
        <w:r w:rsidR="00697BEE">
          <w:rPr>
            <w:iCs/>
          </w:rPr>
          <w:t>(</w:t>
        </w:r>
        <w:r w:rsidR="00697BEE">
          <w:rPr>
            <w:rFonts w:ascii="Segoe UI" w:hAnsi="Segoe UI" w:cs="Segoe UI"/>
            <w:color w:val="212121"/>
            <w:shd w:val="clear" w:color="auto" w:fill="FFFFFF"/>
          </w:rPr>
          <w:t>Yu</w:t>
        </w:r>
      </w:ins>
      <w:ins w:id="31" w:author="Henry Kiema" w:date="2025-10-25T13:32:00Z">
        <w:r>
          <w:rPr>
            <w:iCs/>
          </w:rPr>
          <w:t xml:space="preserve"> </w:t>
        </w:r>
      </w:ins>
      <w:ins w:id="32" w:author="Henry Kiema" w:date="2025-10-26T15:15:00Z">
        <w:r w:rsidR="00697BEE">
          <w:rPr>
            <w:iCs/>
          </w:rPr>
          <w:t xml:space="preserve">et al., </w:t>
        </w:r>
      </w:ins>
      <w:ins w:id="33" w:author="Henry Kiema" w:date="2025-10-25T13:32:00Z">
        <w:r>
          <w:rPr>
            <w:iCs/>
          </w:rPr>
          <w:t>2025)</w:t>
        </w:r>
        <w:r>
          <w:t>. Genomic surveillance, as per</w:t>
        </w:r>
      </w:ins>
      <w:ins w:id="34" w:author="Henry Kiema" w:date="2025-10-25T13:33:00Z">
        <w:r>
          <w:t>formed in this study, remains crucial to complement these rapid diagnostic tools by tracking the emergence and spread of antimicrobial resistance (AMR) mechanisms.</w:t>
        </w:r>
      </w:ins>
    </w:p>
    <w:p w14:paraId="584E1B5B" w14:textId="6B9DF6BC" w:rsidR="00705FA3" w:rsidRDefault="00705FA3" w:rsidP="00011881">
      <w:pPr>
        <w:pStyle w:val="Heading1"/>
        <w:rPr>
          <w:rStyle w:val="Strong"/>
          <w:b/>
        </w:rPr>
      </w:pPr>
      <w:r w:rsidRPr="00A77C85">
        <w:rPr>
          <w:rStyle w:val="Strong"/>
          <w:b/>
        </w:rPr>
        <w:t>Material and methods</w:t>
      </w:r>
    </w:p>
    <w:p w14:paraId="260F6E8E" w14:textId="77777777" w:rsidR="00D062F4" w:rsidRPr="00D062F4" w:rsidRDefault="00D062F4" w:rsidP="00D062F4">
      <w:pPr>
        <w:pStyle w:val="BodyText"/>
        <w:rPr>
          <w:lang w:eastAsia="zh-CN" w:bidi="hi-IN"/>
        </w:rPr>
      </w:pPr>
    </w:p>
    <w:p w14:paraId="477C6752" w14:textId="77777777" w:rsidR="00705FA3" w:rsidRPr="00A77C85" w:rsidRDefault="00705FA3" w:rsidP="00A77C85">
      <w:pPr>
        <w:pStyle w:val="Heading2"/>
      </w:pPr>
      <w:r w:rsidRPr="00A77C85">
        <w:rPr>
          <w:rStyle w:val="Strong"/>
          <w:b/>
          <w:bCs w:val="0"/>
        </w:rPr>
        <w:t>Genomic data retrieval</w:t>
      </w:r>
    </w:p>
    <w:p w14:paraId="0A9498E6" w14:textId="77777777" w:rsidR="00705FA3" w:rsidRDefault="00705FA3" w:rsidP="001A5711">
      <w:pPr>
        <w:pStyle w:val="NormalWeb"/>
        <w:spacing w:line="480" w:lineRule="auto"/>
        <w:jc w:val="both"/>
      </w:pPr>
      <w:r>
        <w:t>A total of 72 FASTQ reads were obtained from the NCBI database under BioProject accession PRJNA481622, along with 20 complete genome sequences retrieved from BioProject PRJNA660404.</w:t>
      </w:r>
    </w:p>
    <w:p w14:paraId="01BA5672" w14:textId="77777777" w:rsidR="00705FA3" w:rsidRPr="002133F8" w:rsidRDefault="00705FA3" w:rsidP="002133F8">
      <w:pPr>
        <w:pStyle w:val="Heading2"/>
      </w:pPr>
      <w:r w:rsidRPr="002133F8">
        <w:rPr>
          <w:rStyle w:val="Strong"/>
          <w:b/>
          <w:bCs w:val="0"/>
        </w:rPr>
        <w:lastRenderedPageBreak/>
        <w:t>Processing and determination of variants</w:t>
      </w:r>
    </w:p>
    <w:p w14:paraId="6493114E" w14:textId="7A8A937B" w:rsidR="00705FA3" w:rsidRDefault="00705FA3" w:rsidP="001A5711">
      <w:pPr>
        <w:pStyle w:val="NormalWeb"/>
        <w:spacing w:line="480" w:lineRule="auto"/>
        <w:jc w:val="both"/>
      </w:pPr>
      <w:r>
        <w:t xml:space="preserve">The quality of the raw sequencing reads was evaluated using FastQC version 0.11.9. The low-quality bases with a Phred score below 20 and adapter sequences were trimmed using Trimmomatic PE v0.39 </w:t>
      </w:r>
      <w:r w:rsidR="00710BB1">
        <w:fldChar w:fldCharType="begin"/>
      </w:r>
      <w:r w:rsidR="00710BB1">
        <w:instrText xml:space="preserve"> ADDIN ZOTERO_ITEM CSL_CITATION {"citationID":"LyVcMGYm","properties":{"formattedCitation":"(Bolger et al., 2014)","plainCitation":"(Bolger et al., 2014)","noteIndex":0},"citationItems":[{"id":59,"uris":["http://zotero.org/users/local/bJ3esTK2/items/B98538NE"],"itemData":{"id":59,"type":"article-journal","abstract":"Motivation: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data.","container-title":"Bioinformatics","DOI":"10.1093/bioinformatics/btu170","ISSN":"1367-4811, 1367-4803","issue":"15","language":"en","license":"http://creativecommons.org/licenses/by/3.0/","page":"2114-2120","source":"DOI.org (Crossref)","title":"Trimmomatic: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710BB1">
        <w:fldChar w:fldCharType="separate"/>
      </w:r>
      <w:r w:rsidR="00710BB1" w:rsidRPr="00710BB1">
        <w:t>(Bolger et al., 2014)</w:t>
      </w:r>
      <w:r w:rsidR="00710BB1">
        <w:fldChar w:fldCharType="end"/>
      </w:r>
      <w:r>
        <w:t xml:space="preserve">. The cleaned reads underwent de novo assembly using SPAdes v4.0.0 </w:t>
      </w:r>
      <w:r w:rsidR="00710BB1">
        <w:fldChar w:fldCharType="begin"/>
      </w:r>
      <w:r w:rsidR="00710BB1">
        <w:instrText xml:space="preserve"> ADDIN ZOTERO_ITEM CSL_CITATION {"citationID":"mtI5eQJy","properties":{"formattedCitation":"(Prjibelski et al., 2020)","plainCitation":"(Prjibelski et al., 2020)","noteIndex":0},"citationItems":[{"id":45,"uris":["http://zotero.org/users/local/bJ3esTK2/items/HJC3F3HM"],"itemData":{"id":45,"type":"article-journal","abstract":"Abstract\n            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LLC.\n            \n              Basic Protocol 1\n              : Assembling isolate bacterial datasets\n            \n            \n              Basic Protocol 2\n              : Assembling metagenomic datasets\n            \n            \n              Basic Protocol 3\n              : Assembling sets of putative plasmids\n            \n            \n              Basic Protocol 4\n              : Assembling transcriptomes\n            \n            \n              Basic Protocol 5\n              : Assembling putative biosynthetic gene clusters\n            \n            \n              Support Protocol 1\n              : Installing SPAdes\n            \n            \n              Support Protocol 2\n              : Providing input via command line\n            \n            \n              Support Protocol 3\n              : Providing input data via YAML format\n            \n            \n              Support Protocol 4\n              : Restarting previous run\n            \n            \n              Support Protocol 5\n              : Determining strand‐specificity of RNA‐seq data","container-title":"Current Protocols in Bioinformatics","DOI":"10.1002/cpbi.102","ISSN":"1934-3396, 1934-340X","issue":"1","journalAbbreviation":"CP in Bioinformatics","language":"en","page":"e102","source":"DOI.org (Crossref)","title":"Using SPAdes De Novo Assembler","volume":"70","author":[{"family":"Prjibelski","given":"Andrey"},{"family":"Antipov","given":"Dmitry"},{"family":"Meleshko","given":"Dmitry"},{"family":"Lapidus","given":"Alla"},{"family":"Korobeynikov","given":"Anton"}],"issued":{"date-parts":[["2020",6]]}}}],"schema":"https://github.com/citation-style-language/schema/raw/master/csl-citation.json"} </w:instrText>
      </w:r>
      <w:r w:rsidR="00710BB1">
        <w:fldChar w:fldCharType="separate"/>
      </w:r>
      <w:r w:rsidR="00710BB1" w:rsidRPr="00710BB1">
        <w:t>(Prjibelski et al., 2020)</w:t>
      </w:r>
      <w:r w:rsidR="00710BB1">
        <w:fldChar w:fldCharType="end"/>
      </w:r>
      <w:r>
        <w:t xml:space="preserve">, with default assembly parameters. The genome quality was evaluated using QUAST version 5.2 </w:t>
      </w:r>
      <w:r w:rsidR="00710BB1">
        <w:fldChar w:fldCharType="begin"/>
      </w:r>
      <w:r w:rsidR="00710BB1">
        <w:instrText xml:space="preserve"> ADDIN ZOTERO_ITEM CSL_CITATION {"citationID":"gQpfMiSI","properties":{"formattedCitation":"(Gurevich et al., 2013)","plainCitation":"(Gurevich et al., 2013)","noteIndex":0},"citationItems":[{"id":57,"uris":["http://zotero.org/users/local/bJ3esTK2/items/WJGKMYFD"],"itemData":{"id":57,"type":"article-journal","abstract":"Summary: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website.","container-title":"Bioinformatics","DOI":"10.1093/bioinformatics/btt086","ISSN":"1367-4811, 1367-4803","issue":"8","language":"en","page":"1072-1075","source":"DOI.org (Crossref)","title":"QUAST: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710BB1">
        <w:fldChar w:fldCharType="separate"/>
      </w:r>
      <w:r w:rsidR="00710BB1" w:rsidRPr="00710BB1">
        <w:t>(Gurevich et al., 2013)</w:t>
      </w:r>
      <w:r w:rsidR="00710BB1">
        <w:fldChar w:fldCharType="end"/>
      </w:r>
      <w:r>
        <w:t xml:space="preserve">, and BUSCO tool </w:t>
      </w:r>
      <w:r w:rsidR="00104A8B">
        <w:fldChar w:fldCharType="begin"/>
      </w:r>
      <w:r w:rsidR="00104A8B">
        <w:instrText xml:space="preserve"> ADDIN ZOTERO_ITEM CSL_CITATION {"citationID":"NTUkaQRo","properties":{"formattedCitation":"(Sim\\uc0\\u227{}o et al., 2015)","plainCitation":"(Simão et al., 2015)","noteIndex":0},"citationItems":[{"id":70,"uris":["http://zotero.org/users/local/bJ3esTK2/items/7N4N3DEJ"],"itemData":{"id":70,"type":"article-journal","abstract":"Motivation: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BUSCO.","container-title":"Bioinformatics","DOI":"10.1093/bioinformatics/btv351","ISSN":"1367-4811, 1367-4803","issue":"19","language":"en","page":"3210-3212","source":"DOI.org (Crossref)","title":"BUSCO: assessing genome assembly and annotation completeness with single-copy orthologs","title-short":"BUSCO","volume":"31","author":[{"family":"Simão","given":"Felipe A."},{"family":"Waterhouse","given":"Robert M."},{"family":"Ioannidis","given":"Panagiotis"},{"family":"Kriventseva","given":"Evgenia V."},{"family":"Zdobnov","given":"Evgeny M."}],"issued":{"date-parts":[["2015",10,1]]}}}],"schema":"https://github.com/citation-style-language/schema/raw/master/csl-citation.json"} </w:instrText>
      </w:r>
      <w:r w:rsidR="00104A8B">
        <w:fldChar w:fldCharType="separate"/>
      </w:r>
      <w:r w:rsidR="00104A8B" w:rsidRPr="00104A8B">
        <w:t>(Simão et al., 2015)</w:t>
      </w:r>
      <w:r w:rsidR="00104A8B">
        <w:fldChar w:fldCharType="end"/>
      </w:r>
      <w:r>
        <w:t>, to determine genome completeness,</w:t>
      </w:r>
      <w:r w:rsidR="00513BED">
        <w:t xml:space="preserve"> (Supplementary 1), </w:t>
      </w:r>
      <w:r>
        <w:t xml:space="preserve">with the neisseriales_odb10 database. The number of predicted genes and their functions were determined to identify genes associated with antibiotic </w:t>
      </w:r>
      <w:r w:rsidRPr="0058292E">
        <w:t>resistance (</w:t>
      </w:r>
      <w:r w:rsidRPr="00A159D8">
        <w:t xml:space="preserve">Table </w:t>
      </w:r>
      <w:r w:rsidR="00944FB7" w:rsidRPr="00A159D8">
        <w:t>1</w:t>
      </w:r>
      <w:r w:rsidRPr="00A159D8">
        <w:t>).</w:t>
      </w:r>
      <w:r>
        <w:t xml:space="preserve"> The assembled genomes were aligned to a reference genome (GenBank assembly number GCA_013030075.1) using Burrows-Whee</w:t>
      </w:r>
      <w:r w:rsidR="00104A8B">
        <w:t xml:space="preserve">ler Aligner (BWA) v0.7.18-r1243 </w:t>
      </w:r>
      <w:r w:rsidR="00104A8B">
        <w:fldChar w:fldCharType="begin"/>
      </w:r>
      <w:r w:rsidR="00104A8B">
        <w:instrText xml:space="preserve"> ADDIN ZOTERO_ITEM CSL_CITATION {"citationID":"c23PgDCO","properties":{"formattedCitation":"(Li, 2013)","plainCitation":"(Li, 2013)","noteIndex":0},"citationItems":[{"id":47,"uris":["http://zotero.org/users/local/bJ3esTK2/items/LVI6GNMT"],"itemData":{"id":47,"type":"article","abstract":"Summary: BWA-MEM is a new alignment algorithm for aligning sequence reads or assembly contigs against a large reference genome such as human. It automatically chooses between local and end-to-end alignments, supports paired-end reads and performs chimeric alignment. The algorithm is robust to sequencing errors and applicable to a wide range of sequence lengths from 70bp to a few megabases. For mapping 100bp sequences, BWA-MEM shows better performance than several state-of-art read aligners to date.","DOI":"10.48550/arXiv.1303.3997","language":"en","note":"arXiv:1303.3997 [q-bio]","number":"arXiv:1303.3997","publisher":"arXiv","source":"arXiv.org","title":"Aligning sequence reads, clone sequences and assembly contigs with BWA-MEM","URL":"http://arxiv.org/abs/1303.3997","author":[{"family":"Li","given":"Heng"}],"accessed":{"date-parts":[["2025",5,30]]},"issued":{"date-parts":[["2013",5,26]]}}}],"schema":"https://github.com/citation-style-language/schema/raw/master/csl-citation.json"} </w:instrText>
      </w:r>
      <w:r w:rsidR="00104A8B">
        <w:fldChar w:fldCharType="separate"/>
      </w:r>
      <w:r w:rsidR="00104A8B" w:rsidRPr="00104A8B">
        <w:t>(Li, 2013)</w:t>
      </w:r>
      <w:r w:rsidR="00104A8B">
        <w:fldChar w:fldCharType="end"/>
      </w:r>
      <w:r>
        <w:t>. The reference genome was first indexed using bwa index command and samtools faidx. Each genome was aligned to the reference, by creating a batch processing script which generated a Sequence Alignment Map (SAM) for each genome. The SAM files were converted to Binary Alignment Map (BAM) and sorted using SAMtools v1.15.1</w:t>
      </w:r>
      <w:r w:rsidR="00104A8B">
        <w:t xml:space="preserve"> </w:t>
      </w:r>
      <w:r w:rsidR="00104A8B">
        <w:fldChar w:fldCharType="begin"/>
      </w:r>
      <w:r w:rsidR="00104A8B">
        <w:instrText xml:space="preserve"> ADDIN ZOTERO_ITEM CSL_CITATION {"citationID":"pllNXCV2","properties":{"formattedCitation":"(Li et al., 2009)","plainCitation":"(Li et al., 2009)","noteIndex":0},"citationItems":[{"id":72,"uris":["http://zotero.org/users/local/bJ3esTK2/items/SA6W68V8"],"itemData":{"id":72,"type":"article-journal","abstract":"Summary: The Sequence Alignment/Map (SAM) format is a generic alignment format for storing read alignments against reference sequences, supporting short and long reads (up to 128 Mbp) produced by different sequencing platforms. It is ﬂexible in style, compact in size, efﬁcient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alignments.","container-title":"Bioinformatics","DOI":"10.1093/bioinformatics/btp352","ISSN":"1367-4811, 1367-4803","issue":"16","language":"en","license":"http://creativecommons.org/licenses/by-nc/2.0/uk/","page":"2078-2079","source":"DOI.org (Crossref)","title":"The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04A8B">
        <w:fldChar w:fldCharType="separate"/>
      </w:r>
      <w:r w:rsidR="00104A8B" w:rsidRPr="00104A8B">
        <w:t>(Li et al., 2009)</w:t>
      </w:r>
      <w:r w:rsidR="00104A8B">
        <w:fldChar w:fldCharType="end"/>
      </w:r>
      <w:r>
        <w:t xml:space="preserve">. All sorted genomes were merged and indexed using samtools. Bcftools v1.16 mpileup command was used to call for the variants using the reference genome and the merged sorted bam file, to produce Variants.vcf file, which contained the variants. Low quality variants (QUAL&lt; 20) were filtered out using bcftools vcftools v0.1.16 </w:t>
      </w:r>
      <w:r w:rsidR="00104A8B">
        <w:fldChar w:fldCharType="begin"/>
      </w:r>
      <w:r w:rsidR="00104A8B">
        <w:instrText xml:space="preserve"> ADDIN ZOTERO_ITEM CSL_CITATION {"citationID":"p57t8H4i","properties":{"formattedCitation":"(Danecek et al., 2011)","plainCitation":"(Danecek et al., 2011)","noteIndex":0},"citationItems":[{"id":56,"uris":["http://zotero.org/users/local/bJ3esTK2/items/5W25JJDF"],"itemData":{"id":56,"type":"article-journal","abstract":"Abstract\n            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API.\n            Availability:  http://vcftools.sourceforge.net\n            Contact:  rd@sanger.ac.uk","container-title":"Bioinformatics","DOI":"10.1093/bioinformatics/btr330","ISSN":"1367-4811, 1367-4803","issue":"15","language":"en","license":"http://creativecommons.org/licenses/by-nc/2.5","page":"2156-2158","source":"DOI.org (Crossref)","title":"The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T."},{"family":"McVean","given":"Gilean"},{"family":"Durbin","given":"Richard"},{"literal":"1000 Genomes Project Analysis Group"}],"issued":{"date-parts":[["2011",8,1]]}}}],"schema":"https://github.com/citation-style-language/schema/raw/master/csl-citation.json"} </w:instrText>
      </w:r>
      <w:r w:rsidR="00104A8B">
        <w:fldChar w:fldCharType="separate"/>
      </w:r>
      <w:r w:rsidR="00104A8B" w:rsidRPr="00104A8B">
        <w:t>(Danecek et al., 2011)</w:t>
      </w:r>
      <w:r w:rsidR="00104A8B">
        <w:fldChar w:fldCharType="end"/>
      </w:r>
      <w:r>
        <w:t>.</w:t>
      </w:r>
    </w:p>
    <w:p w14:paraId="790BB886" w14:textId="77777777" w:rsidR="00705FA3" w:rsidRPr="002133F8" w:rsidRDefault="00705FA3" w:rsidP="002133F8">
      <w:pPr>
        <w:pStyle w:val="Heading2"/>
      </w:pPr>
      <w:r w:rsidRPr="002133F8">
        <w:rPr>
          <w:rStyle w:val="Strong"/>
          <w:b/>
          <w:bCs w:val="0"/>
        </w:rPr>
        <w:t>Population genetic structure analysis</w:t>
      </w:r>
    </w:p>
    <w:p w14:paraId="6815E964" w14:textId="46DFF0D8" w:rsidR="00DE4698" w:rsidRDefault="00705FA3" w:rsidP="00DE4698">
      <w:pPr>
        <w:pStyle w:val="NormalWeb"/>
        <w:spacing w:line="480" w:lineRule="auto"/>
        <w:jc w:val="both"/>
      </w:pPr>
      <w:r>
        <w:t xml:space="preserve">The population genetic structure was investigated through Principal Component Analysis (PCA) and hierarchical clustering, utilizing SNP genotype data derived from VCF files. The genotype data were numerically encoded to represent distinct alleles, and missing genotype values were </w:t>
      </w:r>
      <w:r>
        <w:lastRenderedPageBreak/>
        <w:t>imputed using column means to</w:t>
      </w:r>
      <w:r w:rsidR="00944FB7">
        <w:t xml:space="preserve"> reduce potential bias</w:t>
      </w:r>
      <w:r w:rsidR="00513BED">
        <w:t xml:space="preserve"> (Supplementary 2)</w:t>
      </w:r>
      <w:r>
        <w:t xml:space="preserve">. PCA was performed to reduce the dimensionality of the genotype data, enabling the visualization of genetic variation among samples in a two-dimensional space defined by the first two principal components (PC1 vs. PC2). The FST was calculated using vcftools to confirm the genetic differentiation between the clusters, which was visualized in python. The genetic relationships among the various genomes isolates was determined using a SNP distance matrix generated in PLINK version 1.9, then a hierarchical clustering based on Unweighted Pair Group Method with Arithmetic Mean (UPGMA). </w:t>
      </w:r>
      <w:r w:rsidR="00DE4698">
        <w:t>A minimum-spanning neighbor network of MDR-NG isolates was constructed from SNP pairwise distances. Edges represent the shortest set of connections linking all isolates without cycles, preserving overall distance relationships. Nodes are colored by sampling location</w:t>
      </w:r>
    </w:p>
    <w:p w14:paraId="563C829C" w14:textId="77777777" w:rsidR="00705FA3" w:rsidRPr="002133F8" w:rsidRDefault="00705FA3" w:rsidP="00DE4698">
      <w:pPr>
        <w:pStyle w:val="NormalWeb"/>
        <w:spacing w:line="480" w:lineRule="auto"/>
        <w:jc w:val="both"/>
      </w:pPr>
      <w:r w:rsidRPr="002133F8">
        <w:rPr>
          <w:rStyle w:val="Strong"/>
          <w:bCs w:val="0"/>
        </w:rPr>
        <w:t>Genetic diversity analysis</w:t>
      </w:r>
    </w:p>
    <w:p w14:paraId="63B5E22A" w14:textId="77777777" w:rsidR="008D4302" w:rsidRDefault="00705FA3" w:rsidP="001A5711">
      <w:pPr>
        <w:pStyle w:val="NormalWeb"/>
        <w:spacing w:line="480" w:lineRule="auto"/>
        <w:jc w:val="both"/>
        <w:rPr>
          <w:ins w:id="35" w:author="Henry Kiema" w:date="2025-10-26T08:51:00Z"/>
        </w:rPr>
      </w:pPr>
      <w:r>
        <w:t>Genetic diversity was evaluated using VCFtools and PLINK, with subsequent visualizations conducted in Python. Nucleotide diversity (π) was computed on a per-site basis using VCFtools, producing an output f</w:t>
      </w:r>
      <w:r w:rsidR="00944FB7">
        <w:t xml:space="preserve">ile containing π </w:t>
      </w:r>
      <w:r w:rsidR="00944FB7" w:rsidRPr="00D87445">
        <w:t xml:space="preserve">values </w:t>
      </w:r>
      <w:r w:rsidR="00944FB7" w:rsidRPr="00A159D8">
        <w:t>(Table 2</w:t>
      </w:r>
      <w:r w:rsidRPr="00A159D8">
        <w:t>).</w:t>
      </w:r>
      <w:r>
        <w:t xml:space="preserve"> To analyze genomic variation, the mean nucleotide diversity was calculated within 1000 bp sliding windows across the genome. Linkage disequilibrium (LD) was assessed using PLINK. A BED file was generated from the genotype data, which served as the input for calculating pairwise LD (r² values) between SNPs. The resulting LD values were visualized using Python to investigate patterns of LD decay relative to genomic distances.</w:t>
      </w:r>
    </w:p>
    <w:p w14:paraId="753E8FC3" w14:textId="4362129D" w:rsidR="008D4302" w:rsidRPr="00BC5465" w:rsidDel="00704B1A" w:rsidRDefault="008D4302" w:rsidP="001A5711">
      <w:pPr>
        <w:pStyle w:val="NormalWeb"/>
        <w:spacing w:line="480" w:lineRule="auto"/>
        <w:jc w:val="both"/>
        <w:rPr>
          <w:ins w:id="36" w:author="Henry Kiema" w:date="2025-10-26T08:51:00Z"/>
          <w:del w:id="37" w:author="Prof" w:date="2025-10-29T13:01:00Z"/>
          <w:b/>
          <w:rPrChange w:id="38" w:author="Henry Kiema" w:date="2025-10-26T10:43:00Z">
            <w:rPr>
              <w:ins w:id="39" w:author="Henry Kiema" w:date="2025-10-26T08:51:00Z"/>
              <w:del w:id="40" w:author="Prof" w:date="2025-10-29T13:01:00Z"/>
            </w:rPr>
          </w:rPrChange>
        </w:rPr>
      </w:pPr>
      <w:ins w:id="41" w:author="Henry Kiema" w:date="2025-10-26T08:50:00Z">
        <w:del w:id="42" w:author="Prof" w:date="2025-10-29T13:01:00Z">
          <w:r w:rsidRPr="00BC5465" w:rsidDel="00704B1A">
            <w:rPr>
              <w:b/>
              <w:rPrChange w:id="43" w:author="Henry Kiema" w:date="2025-10-26T10:43:00Z">
                <w:rPr/>
              </w:rPrChange>
            </w:rPr>
            <w:delText>Assessment of Regional AMR Gene Burden and Population Diversity</w:delText>
          </w:r>
        </w:del>
      </w:ins>
    </w:p>
    <w:p w14:paraId="48BB9A69" w14:textId="3F4D6288" w:rsidR="008D4302" w:rsidRPr="00BC5465" w:rsidRDefault="008D4302" w:rsidP="00275C3A">
      <w:pPr>
        <w:pStyle w:val="NormalWeb"/>
        <w:spacing w:line="480" w:lineRule="auto"/>
        <w:jc w:val="both"/>
        <w:rPr>
          <w:ins w:id="44" w:author="Henry Kiema" w:date="2025-10-26T08:52:00Z"/>
          <w:b/>
          <w:rPrChange w:id="45" w:author="Henry Kiema" w:date="2025-10-26T10:43:00Z">
            <w:rPr>
              <w:ins w:id="46" w:author="Henry Kiema" w:date="2025-10-26T08:52:00Z"/>
            </w:rPr>
          </w:rPrChange>
        </w:rPr>
      </w:pPr>
      <w:ins w:id="47" w:author="Henry Kiema" w:date="2025-10-26T08:52:00Z">
        <w:del w:id="48" w:author="Prof" w:date="2025-10-29T12:59:00Z">
          <w:r w:rsidRPr="00BC5465" w:rsidDel="00704B1A">
            <w:rPr>
              <w:b/>
              <w:rPrChange w:id="49" w:author="Henry Kiema" w:date="2025-10-26T10:43:00Z">
                <w:rPr/>
              </w:rPrChange>
            </w:rPr>
            <w:delText xml:space="preserve">Analysis of </w:delText>
          </w:r>
        </w:del>
      </w:ins>
      <w:ins w:id="50" w:author="Prof" w:date="2025-10-29T13:00:00Z">
        <w:r w:rsidR="00704B1A">
          <w:rPr>
            <w:b/>
          </w:rPr>
          <w:t xml:space="preserve">The epidemiology of </w:t>
        </w:r>
      </w:ins>
      <w:ins w:id="51" w:author="Prof" w:date="2025-10-29T13:01:00Z">
        <w:r w:rsidR="00704B1A">
          <w:rPr>
            <w:b/>
          </w:rPr>
          <w:t>a</w:t>
        </w:r>
      </w:ins>
      <w:ins w:id="52" w:author="Henry Kiema" w:date="2025-10-26T08:52:00Z">
        <w:del w:id="53" w:author="Prof" w:date="2025-10-29T13:00:00Z">
          <w:r w:rsidRPr="00BC5465" w:rsidDel="00704B1A">
            <w:rPr>
              <w:b/>
              <w:rPrChange w:id="54" w:author="Henry Kiema" w:date="2025-10-26T10:43:00Z">
                <w:rPr/>
              </w:rPrChange>
            </w:rPr>
            <w:delText>A</w:delText>
          </w:r>
        </w:del>
        <w:r w:rsidRPr="00BC5465">
          <w:rPr>
            <w:b/>
            <w:rPrChange w:id="55" w:author="Henry Kiema" w:date="2025-10-26T10:43:00Z">
              <w:rPr/>
            </w:rPrChange>
          </w:rPr>
          <w:t xml:space="preserve">ntimicrobial </w:t>
        </w:r>
      </w:ins>
      <w:ins w:id="56" w:author="Prof" w:date="2025-10-29T13:02:00Z">
        <w:r w:rsidR="00704B1A">
          <w:rPr>
            <w:b/>
          </w:rPr>
          <w:t>r</w:t>
        </w:r>
      </w:ins>
      <w:ins w:id="57" w:author="Henry Kiema" w:date="2025-10-26T08:52:00Z">
        <w:del w:id="58" w:author="Prof" w:date="2025-10-29T13:02:00Z">
          <w:r w:rsidRPr="00BC5465" w:rsidDel="00704B1A">
            <w:rPr>
              <w:b/>
              <w:rPrChange w:id="59" w:author="Henry Kiema" w:date="2025-10-26T10:43:00Z">
                <w:rPr/>
              </w:rPrChange>
            </w:rPr>
            <w:delText>R</w:delText>
          </w:r>
        </w:del>
        <w:r w:rsidRPr="00BC5465">
          <w:rPr>
            <w:b/>
            <w:rPrChange w:id="60" w:author="Henry Kiema" w:date="2025-10-26T10:43:00Z">
              <w:rPr/>
            </w:rPrChange>
          </w:rPr>
          <w:t xml:space="preserve">esistance (AMR) </w:t>
        </w:r>
      </w:ins>
      <w:ins w:id="61" w:author="Prof" w:date="2025-10-29T13:02:00Z">
        <w:r w:rsidR="00704B1A">
          <w:rPr>
            <w:b/>
          </w:rPr>
          <w:t>g</w:t>
        </w:r>
      </w:ins>
      <w:ins w:id="62" w:author="Henry Kiema" w:date="2025-10-26T08:52:00Z">
        <w:del w:id="63" w:author="Prof" w:date="2025-10-29T13:02:00Z">
          <w:r w:rsidRPr="00BC5465" w:rsidDel="00704B1A">
            <w:rPr>
              <w:b/>
              <w:rPrChange w:id="64" w:author="Henry Kiema" w:date="2025-10-26T10:43:00Z">
                <w:rPr/>
              </w:rPrChange>
            </w:rPr>
            <w:delText>G</w:delText>
          </w:r>
        </w:del>
        <w:r w:rsidRPr="00BC5465">
          <w:rPr>
            <w:b/>
            <w:rPrChange w:id="65" w:author="Henry Kiema" w:date="2025-10-26T10:43:00Z">
              <w:rPr/>
            </w:rPrChange>
          </w:rPr>
          <w:t xml:space="preserve">ene </w:t>
        </w:r>
      </w:ins>
      <w:ins w:id="66" w:author="Prof" w:date="2025-10-29T13:00:00Z">
        <w:r w:rsidR="00704B1A">
          <w:rPr>
            <w:b/>
          </w:rPr>
          <w:t xml:space="preserve">distribution and statistical analysis </w:t>
        </w:r>
      </w:ins>
      <w:ins w:id="67" w:author="Henry Kiema" w:date="2025-10-26T08:52:00Z">
        <w:del w:id="68" w:author="Prof" w:date="2025-10-29T12:59:00Z">
          <w:r w:rsidRPr="00BC5465" w:rsidDel="00704B1A">
            <w:rPr>
              <w:b/>
              <w:rPrChange w:id="69" w:author="Henry Kiema" w:date="2025-10-26T10:43:00Z">
                <w:rPr/>
              </w:rPrChange>
            </w:rPr>
            <w:delText>Burden</w:delText>
          </w:r>
        </w:del>
      </w:ins>
    </w:p>
    <w:p w14:paraId="66824BC0" w14:textId="071AF41A" w:rsidR="008D4302" w:rsidDel="00FC1DD3" w:rsidRDefault="008D4302">
      <w:pPr>
        <w:pStyle w:val="NormalWeb"/>
        <w:spacing w:line="480" w:lineRule="auto"/>
        <w:ind w:left="360"/>
        <w:jc w:val="both"/>
        <w:rPr>
          <w:ins w:id="70" w:author="Henry Kiema" w:date="2025-10-26T08:54:00Z"/>
          <w:del w:id="71" w:author="Prof" w:date="2025-10-29T13:14:00Z"/>
        </w:rPr>
        <w:pPrChange w:id="72" w:author="Henry Kiema" w:date="2025-10-26T08:52:00Z">
          <w:pPr>
            <w:pStyle w:val="NormalWeb"/>
            <w:spacing w:line="480" w:lineRule="auto"/>
            <w:jc w:val="both"/>
          </w:pPr>
        </w:pPrChange>
      </w:pPr>
      <w:ins w:id="73" w:author="Henry Kiema" w:date="2025-10-26T08:52:00Z">
        <w:r>
          <w:rPr>
            <w:rStyle w:val="citation-137"/>
            <w:rFonts w:eastAsiaTheme="majorEastAsia"/>
          </w:rPr>
          <w:lastRenderedPageBreak/>
          <w:t xml:space="preserve">The </w:t>
        </w:r>
        <w:del w:id="74" w:author="Prof" w:date="2025-10-29T13:05:00Z">
          <w:r w:rsidDel="00A15BE2">
            <w:rPr>
              <w:rStyle w:val="citation-137"/>
              <w:rFonts w:eastAsiaTheme="majorEastAsia"/>
            </w:rPr>
            <w:delText xml:space="preserve">overall </w:delText>
          </w:r>
        </w:del>
        <w:r>
          <w:rPr>
            <w:rStyle w:val="citation-137"/>
            <w:rFonts w:eastAsiaTheme="majorEastAsia"/>
          </w:rPr>
          <w:t>distribution of AMR gene counts per isolate</w:t>
        </w:r>
      </w:ins>
      <w:ins w:id="75" w:author="Henry Kiema" w:date="2025-10-26T13:40:00Z">
        <w:r w:rsidR="001E1C94">
          <w:rPr>
            <w:rStyle w:val="citation-137"/>
            <w:rFonts w:eastAsiaTheme="majorEastAsia"/>
          </w:rPr>
          <w:t xml:space="preserve"> (supplementary 3)</w:t>
        </w:r>
      </w:ins>
      <w:ins w:id="76" w:author="Henry Kiema" w:date="2025-10-26T08:52:00Z">
        <w:r>
          <w:rPr>
            <w:rStyle w:val="citation-137"/>
            <w:rFonts w:eastAsiaTheme="majorEastAsia"/>
          </w:rPr>
          <w:t xml:space="preserve"> </w:t>
        </w:r>
        <w:del w:id="77" w:author="Prof" w:date="2025-10-29T13:05:00Z">
          <w:r w:rsidDel="00A15BE2">
            <w:rPr>
              <w:rStyle w:val="citation-137"/>
              <w:rFonts w:eastAsiaTheme="majorEastAsia"/>
            </w:rPr>
            <w:delText xml:space="preserve">was compared </w:delText>
          </w:r>
        </w:del>
        <w:r>
          <w:rPr>
            <w:rStyle w:val="citation-137"/>
            <w:rFonts w:eastAsiaTheme="majorEastAsia"/>
          </w:rPr>
          <w:t>across the five geographic regions (Coastal Region, Kisumu, Kombewa, Nairobi, and Rift Valley)</w:t>
        </w:r>
      </w:ins>
      <w:ins w:id="78" w:author="Prof" w:date="2025-10-29T13:06:00Z">
        <w:r w:rsidR="00A15BE2">
          <w:rPr>
            <w:rStyle w:val="citation-137"/>
            <w:rFonts w:eastAsiaTheme="majorEastAsia"/>
          </w:rPr>
          <w:t xml:space="preserve"> were compaired</w:t>
        </w:r>
      </w:ins>
      <w:ins w:id="79" w:author="Henry Kiema" w:date="2025-10-26T08:52:00Z">
        <w:r>
          <w:t xml:space="preserve">. </w:t>
        </w:r>
      </w:ins>
      <w:ins w:id="80" w:author="Prof" w:date="2025-10-29T13:08:00Z">
        <w:r w:rsidR="00A15BE2">
          <w:rPr>
            <w:rStyle w:val="citation-136"/>
          </w:rPr>
          <w:t>With</w:t>
        </w:r>
      </w:ins>
      <w:ins w:id="81" w:author="Henry Kiema" w:date="2025-10-26T08:52:00Z">
        <w:del w:id="82" w:author="Prof" w:date="2025-10-29T13:08:00Z">
          <w:r w:rsidDel="00A15BE2">
            <w:rPr>
              <w:rStyle w:val="citation-136"/>
            </w:rPr>
            <w:delText xml:space="preserve">Given </w:delText>
          </w:r>
        </w:del>
        <w:r>
          <w:rPr>
            <w:rStyle w:val="citation-136"/>
          </w:rPr>
          <w:t xml:space="preserve">the multiple comparison groups and the observed non-normal distribution of AMR gene counts, </w:t>
        </w:r>
      </w:ins>
      <w:ins w:id="83" w:author="Prof" w:date="2025-10-29T13:09:00Z">
        <w:r w:rsidR="00A15BE2">
          <w:rPr>
            <w:rStyle w:val="citation-136"/>
          </w:rPr>
          <w:t xml:space="preserve">a </w:t>
        </w:r>
      </w:ins>
      <w:ins w:id="84" w:author="Henry Kiema" w:date="2025-10-26T08:52:00Z">
        <w:del w:id="85" w:author="Prof" w:date="2025-10-29T13:09:00Z">
          <w:r w:rsidDel="00A15BE2">
            <w:rPr>
              <w:rStyle w:val="citation-136"/>
            </w:rPr>
            <w:delText xml:space="preserve">the </w:delText>
          </w:r>
        </w:del>
        <w:r>
          <w:rPr>
            <w:rStyle w:val="citation-136"/>
          </w:rPr>
          <w:t>non-parametric K</w:t>
        </w:r>
      </w:ins>
      <w:ins w:id="86" w:author="Henry Kiema" w:date="2025-10-26T08:53:00Z">
        <w:r>
          <w:rPr>
            <w:rStyle w:val="citation-136"/>
          </w:rPr>
          <w:t xml:space="preserve">ruskal-Wallis H test </w:t>
        </w:r>
        <w:r>
          <w:rPr>
            <w:rStyle w:val="citation-136"/>
            <w:rFonts w:eastAsiaTheme="majorEastAsia"/>
          </w:rPr>
          <w:t xml:space="preserve">was employed to test </w:t>
        </w:r>
        <w:del w:id="87" w:author="Prof" w:date="2025-10-29T13:09:00Z">
          <w:r w:rsidDel="00FC1DD3">
            <w:rPr>
              <w:rStyle w:val="citation-136"/>
              <w:rFonts w:eastAsiaTheme="majorEastAsia"/>
            </w:rPr>
            <w:delText xml:space="preserve">the null hypothesis </w:delText>
          </w:r>
        </w:del>
        <w:r>
          <w:rPr>
            <w:rStyle w:val="citation-136"/>
            <w:rFonts w:eastAsiaTheme="majorEastAsia"/>
          </w:rPr>
          <w:t>that the median AMR gene burden was equal across all regions</w:t>
        </w:r>
        <w:r>
          <w:t xml:space="preserve">. </w:t>
        </w:r>
      </w:ins>
      <w:ins w:id="88" w:author="Prof" w:date="2025-10-29T13:13:00Z">
        <w:r w:rsidR="00FC1DD3">
          <w:t>The</w:t>
        </w:r>
      </w:ins>
      <w:ins w:id="89" w:author="Prof" w:date="2025-10-29T14:26:00Z">
        <w:r w:rsidR="001E1909">
          <w:t xml:space="preserve"> </w:t>
        </w:r>
      </w:ins>
      <w:ins w:id="90" w:author="Henry Kiema" w:date="2025-10-26T08:53:00Z">
        <w:del w:id="91" w:author="Prof" w:date="2025-10-29T13:13:00Z">
          <w:r w:rsidDel="00FC1DD3">
            <w:rPr>
              <w:rStyle w:val="citation-135"/>
            </w:rPr>
            <w:delText xml:space="preserve">To identify which </w:delText>
          </w:r>
        </w:del>
        <w:r>
          <w:rPr>
            <w:rStyle w:val="citation-135"/>
          </w:rPr>
          <w:t xml:space="preserve">specific regional pairs </w:t>
        </w:r>
        <w:del w:id="92" w:author="Prof" w:date="2025-10-29T13:13:00Z">
          <w:r w:rsidDel="00FC1DD3">
            <w:rPr>
              <w:rStyle w:val="citation-135"/>
            </w:rPr>
            <w:delText>differed significantly</w:delText>
          </w:r>
        </w:del>
      </w:ins>
      <w:ins w:id="93" w:author="Prof" w:date="2025-10-29T13:13:00Z">
        <w:r w:rsidR="00FC1DD3">
          <w:rPr>
            <w:rStyle w:val="citation-135"/>
          </w:rPr>
          <w:t>were identified</w:t>
        </w:r>
      </w:ins>
      <w:ins w:id="94" w:author="Henry Kiema" w:date="2025-10-26T08:53:00Z">
        <w:r>
          <w:rPr>
            <w:rStyle w:val="citation-135"/>
          </w:rPr>
          <w:t>,</w:t>
        </w:r>
      </w:ins>
      <w:ins w:id="95" w:author="Prof" w:date="2025-10-29T13:13:00Z">
        <w:r w:rsidR="00FC1DD3">
          <w:rPr>
            <w:rStyle w:val="citation-135"/>
          </w:rPr>
          <w:t xml:space="preserve"> using</w:t>
        </w:r>
      </w:ins>
      <w:ins w:id="96" w:author="Henry Kiema" w:date="2025-10-26T08:53:00Z">
        <w:r>
          <w:rPr>
            <w:rStyle w:val="citation-135"/>
          </w:rPr>
          <w:t xml:space="preserve"> the Dunn’s post-hoc- test </w:t>
        </w:r>
        <w:del w:id="97" w:author="Prof" w:date="2025-10-29T13:14:00Z">
          <w:r w:rsidDel="00FC1DD3">
            <w:rPr>
              <w:rStyle w:val="citation-135"/>
              <w:rFonts w:eastAsiaTheme="majorEastAsia"/>
            </w:rPr>
            <w:delText>was subsequently performed</w:delText>
          </w:r>
        </w:del>
      </w:ins>
      <w:ins w:id="98" w:author="Henry Kiema" w:date="2025-10-26T13:41:00Z">
        <w:del w:id="99" w:author="Prof" w:date="2025-10-29T13:14:00Z">
          <w:r w:rsidR="001E1C94" w:rsidDel="00FC1DD3">
            <w:rPr>
              <w:rStyle w:val="citation-135"/>
              <w:rFonts w:eastAsiaTheme="majorEastAsia"/>
            </w:rPr>
            <w:delText xml:space="preserve"> </w:delText>
          </w:r>
        </w:del>
        <w:r w:rsidR="001E1C94">
          <w:rPr>
            <w:rStyle w:val="citation-135"/>
            <w:rFonts w:eastAsiaTheme="majorEastAsia"/>
          </w:rPr>
          <w:t>(</w:t>
        </w:r>
      </w:ins>
      <w:ins w:id="100" w:author="Henry Kiema" w:date="2025-10-26T13:43:00Z">
        <w:r w:rsidR="001E1C94">
          <w:rPr>
            <w:rStyle w:val="citation-135"/>
            <w:rFonts w:eastAsiaTheme="majorEastAsia"/>
          </w:rPr>
          <w:t xml:space="preserve"> Supplementary 4)</w:t>
        </w:r>
      </w:ins>
      <w:ins w:id="101" w:author="Henry Kiema" w:date="2025-10-26T08:53:00Z">
        <w:r>
          <w:t xml:space="preserve">. </w:t>
        </w:r>
        <w:r>
          <w:rPr>
            <w:rStyle w:val="citation-134"/>
          </w:rPr>
          <w:t>All pairwise comparisons utilized the Bonferroni correction to adjust for multiple testing and control the False Discovery Rate</w:t>
        </w:r>
      </w:ins>
      <w:ins w:id="102" w:author="Henry Kiema" w:date="2025-10-26T13:35:00Z">
        <w:del w:id="103" w:author="Prof" w:date="2025-10-29T12:27:00Z">
          <w:r w:rsidR="001E1C94" w:rsidDel="000C3FAE">
            <w:rPr>
              <w:rStyle w:val="citation-134"/>
            </w:rPr>
            <w:delText xml:space="preserve"> </w:delText>
          </w:r>
        </w:del>
      </w:ins>
      <w:ins w:id="104" w:author="Henry Kiema" w:date="2025-10-26T08:53:00Z">
        <w:r>
          <w:t>.</w:t>
        </w:r>
      </w:ins>
      <w:ins w:id="105" w:author="Prof" w:date="2025-10-29T13:15:00Z">
        <w:r w:rsidR="00FC1DD3">
          <w:t xml:space="preserve"> The prevalence of individual AMR gene a</w:t>
        </w:r>
      </w:ins>
      <w:ins w:id="106" w:author="Prof" w:date="2025-10-29T13:16:00Z">
        <w:r w:rsidR="00FC1DD3">
          <w:t>nd specific antibiotic resistance across the study geographic regions</w:t>
        </w:r>
      </w:ins>
      <w:ins w:id="107" w:author="Prof" w:date="2025-10-29T13:17:00Z">
        <w:r w:rsidR="00FC1DD3">
          <w:t xml:space="preserve"> were determined (Supplementary 5). </w:t>
        </w:r>
        <w:r w:rsidR="00FC1DD3" w:rsidRPr="007F4F5A">
          <w:t>A heatmap was generated to visually depict the regional distribution of the prevalence of key AMR genes</w:t>
        </w:r>
      </w:ins>
    </w:p>
    <w:p w14:paraId="67864DC3" w14:textId="777D143E" w:rsidR="007F4F5A" w:rsidRPr="00BC5465" w:rsidDel="00FC1DD3" w:rsidRDefault="007F4F5A" w:rsidP="00FC1DD3">
      <w:pPr>
        <w:pStyle w:val="NormalWeb"/>
        <w:spacing w:line="480" w:lineRule="auto"/>
        <w:jc w:val="both"/>
        <w:rPr>
          <w:ins w:id="108" w:author="Henry Kiema" w:date="2025-10-26T08:54:00Z"/>
          <w:del w:id="109" w:author="Prof" w:date="2025-10-29T13:14:00Z"/>
          <w:b/>
          <w:rPrChange w:id="110" w:author="Henry Kiema" w:date="2025-10-26T10:43:00Z">
            <w:rPr>
              <w:ins w:id="111" w:author="Henry Kiema" w:date="2025-10-26T08:54:00Z"/>
              <w:del w:id="112" w:author="Prof" w:date="2025-10-29T13:14:00Z"/>
            </w:rPr>
          </w:rPrChange>
        </w:rPr>
      </w:pPr>
      <w:ins w:id="113" w:author="Henry Kiema" w:date="2025-10-26T08:54:00Z">
        <w:del w:id="114" w:author="Prof" w:date="2025-10-29T13:14:00Z">
          <w:r w:rsidRPr="00BC5465" w:rsidDel="00FC1DD3">
            <w:rPr>
              <w:b/>
              <w:rPrChange w:id="115" w:author="Henry Kiema" w:date="2025-10-26T10:43:00Z">
                <w:rPr/>
              </w:rPrChange>
            </w:rPr>
            <w:delText>Regional Prevalence of Specific AMR Genes</w:delText>
          </w:r>
        </w:del>
      </w:ins>
    </w:p>
    <w:p w14:paraId="2E4C7383" w14:textId="6F9A2424" w:rsidR="007F4F5A" w:rsidDel="00BE46E2" w:rsidRDefault="007F4F5A" w:rsidP="00FC1DD3">
      <w:pPr>
        <w:pStyle w:val="NormalWeb"/>
        <w:spacing w:line="480" w:lineRule="auto"/>
        <w:jc w:val="both"/>
        <w:rPr>
          <w:ins w:id="116" w:author="Henry Kiema" w:date="2025-10-26T08:57:00Z"/>
          <w:del w:id="117" w:author="Prof" w:date="2025-10-29T13:24:00Z"/>
        </w:rPr>
      </w:pPr>
      <w:ins w:id="118" w:author="Henry Kiema" w:date="2025-10-26T08:55:00Z">
        <w:del w:id="119" w:author="Prof" w:date="2025-10-29T13:17:00Z">
          <w:r w:rsidRPr="007F4F5A" w:rsidDel="00FC1DD3">
            <w:delText>To address area-wise specific antibiotic resistance, the prevalence of individual AMR genes was calculated for each geographic region</w:delText>
          </w:r>
        </w:del>
      </w:ins>
      <w:ins w:id="120" w:author="Henry Kiema" w:date="2025-10-26T13:51:00Z">
        <w:del w:id="121" w:author="Prof" w:date="2025-10-29T13:17:00Z">
          <w:r w:rsidR="00053DDB" w:rsidDel="00FC1DD3">
            <w:delText xml:space="preserve"> </w:delText>
          </w:r>
        </w:del>
      </w:ins>
      <w:ins w:id="122" w:author="Henry Kiema" w:date="2025-10-26T13:52:00Z">
        <w:del w:id="123" w:author="Prof" w:date="2025-10-29T13:17:00Z">
          <w:r w:rsidR="00053DDB" w:rsidDel="00FC1DD3">
            <w:delText>(</w:delText>
          </w:r>
        </w:del>
      </w:ins>
      <w:ins w:id="124" w:author="Henry Kiema" w:date="2025-10-26T13:51:00Z">
        <w:del w:id="125" w:author="Prof" w:date="2025-10-29T13:17:00Z">
          <w:r w:rsidR="00053DDB" w:rsidDel="00FC1DD3">
            <w:delText>Supplementary 5</w:delText>
          </w:r>
        </w:del>
      </w:ins>
      <w:ins w:id="126" w:author="Henry Kiema" w:date="2025-10-26T13:52:00Z">
        <w:del w:id="127" w:author="Prof" w:date="2025-10-29T13:17:00Z">
          <w:r w:rsidR="00053DDB" w:rsidDel="00FC1DD3">
            <w:delText>)</w:delText>
          </w:r>
        </w:del>
      </w:ins>
      <w:ins w:id="128" w:author="Henry Kiema" w:date="2025-10-26T08:55:00Z">
        <w:del w:id="129" w:author="Prof" w:date="2025-10-29T13:17:00Z">
          <w:r w:rsidRPr="007F4F5A" w:rsidDel="00FC1DD3">
            <w:delText>. Prevalence was defined as the proportion of isolates within a given region that carried a specific resistance gene. A heatmap was generated to visually depict the regional distribution of the prevalence of key AMR genes</w:delText>
          </w:r>
        </w:del>
      </w:ins>
      <w:ins w:id="130" w:author="Henry Kiema" w:date="2025-10-26T13:52:00Z">
        <w:del w:id="131" w:author="Prof" w:date="2025-10-29T13:17:00Z">
          <w:r w:rsidR="00053DDB" w:rsidDel="00FC1DD3">
            <w:delText xml:space="preserve"> (</w:delText>
          </w:r>
        </w:del>
      </w:ins>
      <w:ins w:id="132" w:author="Henry Kiema" w:date="2025-10-26T13:54:00Z">
        <w:del w:id="133" w:author="Prof" w:date="2025-10-28T18:25:00Z">
          <w:r w:rsidR="00053DDB" w:rsidDel="00E43F2E">
            <w:delText xml:space="preserve"> </w:delText>
          </w:r>
        </w:del>
        <w:del w:id="134" w:author="Prof" w:date="2025-10-29T13:17:00Z">
          <w:r w:rsidR="00053DDB" w:rsidDel="00FC1DD3">
            <w:delText>Supplementary 5)</w:delText>
          </w:r>
        </w:del>
      </w:ins>
      <w:ins w:id="135" w:author="Henry Kiema" w:date="2025-10-26T08:55:00Z">
        <w:del w:id="136" w:author="Prof" w:date="2025-10-29T13:17:00Z">
          <w:r w:rsidRPr="007F4F5A" w:rsidDel="00FC1DD3">
            <w:delText xml:space="preserve">. </w:delText>
          </w:r>
        </w:del>
        <w:r w:rsidRPr="007F4F5A">
          <w:t>Furthermore, the identified AMR genes were summarized by their corresponding antibiotic drug class</w:t>
        </w:r>
        <w:r>
          <w:t xml:space="preserve"> (e.g., </w:t>
        </w:r>
      </w:ins>
      <w:ins w:id="137" w:author="Henry Kiema" w:date="2025-10-26T08:56:00Z">
        <w:r>
          <w:t xml:space="preserve">β-lactam, </w:t>
        </w:r>
      </w:ins>
      <w:ins w:id="138" w:author="Henry Kiema" w:date="2025-10-26T08:57:00Z">
        <w:r>
          <w:rPr>
            <w:rStyle w:val="citation-131"/>
            <w:rFonts w:eastAsiaTheme="majorEastAsia"/>
          </w:rPr>
          <w:t>macrolide, tetracycline, efflux pump/MDR) to characterize the regional clustering of resistance mechanisms</w:t>
        </w:r>
        <w:r>
          <w:t>.</w:t>
        </w:r>
      </w:ins>
      <w:ins w:id="139" w:author="Prof" w:date="2025-10-29T14:26:00Z">
        <w:r w:rsidR="00303B1C">
          <w:t xml:space="preserve"> </w:t>
        </w:r>
      </w:ins>
    </w:p>
    <w:p w14:paraId="56F8F455" w14:textId="45917359" w:rsidR="007F4F5A" w:rsidRPr="00BC5465" w:rsidDel="00BE46E2" w:rsidRDefault="007F4F5A" w:rsidP="00BE46E2">
      <w:pPr>
        <w:pStyle w:val="NormalWeb"/>
        <w:spacing w:line="480" w:lineRule="auto"/>
        <w:jc w:val="both"/>
        <w:rPr>
          <w:ins w:id="140" w:author="Henry Kiema" w:date="2025-10-26T08:57:00Z"/>
          <w:del w:id="141" w:author="Prof" w:date="2025-10-29T13:24:00Z"/>
          <w:b/>
          <w:rPrChange w:id="142" w:author="Henry Kiema" w:date="2025-10-26T10:43:00Z">
            <w:rPr>
              <w:ins w:id="143" w:author="Henry Kiema" w:date="2025-10-26T08:57:00Z"/>
              <w:del w:id="144" w:author="Prof" w:date="2025-10-29T13:24:00Z"/>
            </w:rPr>
          </w:rPrChange>
        </w:rPr>
      </w:pPr>
      <w:ins w:id="145" w:author="Henry Kiema" w:date="2025-10-26T08:57:00Z">
        <w:del w:id="146" w:author="Prof" w:date="2025-10-29T13:24:00Z">
          <w:r w:rsidRPr="00BC5465" w:rsidDel="00BE46E2">
            <w:rPr>
              <w:b/>
              <w:rPrChange w:id="147" w:author="Henry Kiema" w:date="2025-10-26T10:43:00Z">
                <w:rPr/>
              </w:rPrChange>
            </w:rPr>
            <w:delText>Popolation Genomic Diversity</w:delText>
          </w:r>
        </w:del>
      </w:ins>
    </w:p>
    <w:p w14:paraId="166E4ACD" w14:textId="0E38CF3A" w:rsidR="007F4F5A" w:rsidRPr="007F4F5A" w:rsidDel="007D5B3F" w:rsidRDefault="007F4F5A">
      <w:pPr>
        <w:pStyle w:val="NormalWeb"/>
        <w:spacing w:line="480" w:lineRule="auto"/>
        <w:ind w:left="360"/>
        <w:jc w:val="both"/>
        <w:rPr>
          <w:ins w:id="148" w:author="Henry Kiema" w:date="2025-10-26T08:51:00Z"/>
          <w:del w:id="149" w:author="Prof" w:date="2025-10-28T09:45:00Z"/>
        </w:rPr>
        <w:pPrChange w:id="150" w:author="Henry Kiema" w:date="2025-10-26T08:57:00Z">
          <w:pPr>
            <w:pStyle w:val="NormalWeb"/>
            <w:spacing w:line="480" w:lineRule="auto"/>
            <w:jc w:val="both"/>
          </w:pPr>
        </w:pPrChange>
      </w:pPr>
      <w:ins w:id="151" w:author="Henry Kiema" w:date="2025-10-26T08:58:00Z">
        <w:r w:rsidRPr="007F4F5A">
          <w:t>To assess within-population genomic characteristics, the nucleotide diversit</w:t>
        </w:r>
        <w:r>
          <w:t>y (</w:t>
        </w:r>
      </w:ins>
      <w:ins w:id="152" w:author="Henry Kiema" w:date="2025-10-26T08:59:00Z">
        <w:r>
          <w:t>π</w:t>
        </w:r>
      </w:ins>
      <w:ins w:id="153" w:author="Henry Kiema" w:date="2025-10-26T08:58:00Z">
        <w:r w:rsidRPr="007F4F5A">
          <w:t>) was calculated f</w:t>
        </w:r>
        <w:r>
          <w:t>or each isolate</w:t>
        </w:r>
      </w:ins>
      <w:ins w:id="154" w:author="Henry Kiema" w:date="2025-10-26T14:17:00Z">
        <w:r w:rsidR="00B31353">
          <w:t xml:space="preserve"> (Supplementary 6)</w:t>
        </w:r>
      </w:ins>
      <w:ins w:id="155" w:author="Henry Kiema" w:date="2025-10-26T08:58:00Z">
        <w:r>
          <w:t xml:space="preserve">. The mean </w:t>
        </w:r>
      </w:ins>
      <w:ins w:id="156" w:author="Henry Kiema" w:date="2025-10-26T08:59:00Z">
        <w:r>
          <w:t>π</w:t>
        </w:r>
      </w:ins>
      <w:ins w:id="157" w:author="Henry Kiema" w:date="2025-10-26T08:58:00Z">
        <w:r w:rsidRPr="007F4F5A">
          <w:t xml:space="preserve"> value for the isolates from each geographic region was then compared to quantify regional differences in genomic heterogeneity and to infer potential differences in transmission dynamics or selecti</w:t>
        </w:r>
        <w:r>
          <w:t>ve pressures</w:t>
        </w:r>
        <w:r w:rsidRPr="007F4F5A">
          <w:t>.</w:t>
        </w:r>
      </w:ins>
    </w:p>
    <w:p w14:paraId="3B0CFC08" w14:textId="77777777" w:rsidR="008D4302" w:rsidRPr="008D4302" w:rsidRDefault="008D4302" w:rsidP="000C0C7A">
      <w:pPr>
        <w:pStyle w:val="NormalWeb"/>
        <w:spacing w:line="480" w:lineRule="auto"/>
        <w:jc w:val="both"/>
      </w:pPr>
    </w:p>
    <w:p w14:paraId="02AEE078" w14:textId="328857F9" w:rsidR="00705FA3" w:rsidRDefault="00705FA3" w:rsidP="00011881">
      <w:pPr>
        <w:pStyle w:val="Heading1"/>
        <w:rPr>
          <w:rStyle w:val="Strong"/>
          <w:b/>
          <w:bCs/>
        </w:rPr>
      </w:pPr>
      <w:r w:rsidRPr="002133F8">
        <w:rPr>
          <w:rStyle w:val="Strong"/>
          <w:b/>
          <w:bCs/>
        </w:rPr>
        <w:t>Results</w:t>
      </w:r>
    </w:p>
    <w:p w14:paraId="33A3B6B0" w14:textId="77777777" w:rsidR="00424505" w:rsidRPr="00424505" w:rsidRDefault="00424505" w:rsidP="00424505">
      <w:pPr>
        <w:pStyle w:val="BodyText"/>
        <w:rPr>
          <w:lang w:eastAsia="zh-CN" w:bidi="hi-IN"/>
        </w:rPr>
      </w:pPr>
    </w:p>
    <w:p w14:paraId="09E61212" w14:textId="77777777" w:rsidR="00705FA3" w:rsidRPr="002133F8" w:rsidRDefault="00705FA3" w:rsidP="002133F8">
      <w:pPr>
        <w:pStyle w:val="Heading2"/>
      </w:pPr>
      <w:r w:rsidRPr="002133F8">
        <w:rPr>
          <w:rStyle w:val="Strong"/>
          <w:b/>
          <w:bCs w:val="0"/>
        </w:rPr>
        <w:t>Processing and determination of variants</w:t>
      </w:r>
    </w:p>
    <w:p w14:paraId="5A4FF20A" w14:textId="77777777" w:rsidR="00705FA3" w:rsidRDefault="00705FA3" w:rsidP="001A5711">
      <w:pPr>
        <w:pStyle w:val="NormalWeb"/>
        <w:spacing w:line="480" w:lineRule="auto"/>
        <w:jc w:val="both"/>
      </w:pPr>
      <w:r>
        <w:t>Variant calling process across all 56 genomes yielded a total of 50710 Single Nucleotide Polymorphisms (SNPS) (figure 1).</w:t>
      </w:r>
    </w:p>
    <w:p w14:paraId="48054EA0" w14:textId="77777777" w:rsidR="00705FA3" w:rsidRPr="002133F8" w:rsidRDefault="00705FA3" w:rsidP="002133F8">
      <w:pPr>
        <w:pStyle w:val="Heading2"/>
      </w:pPr>
      <w:r w:rsidRPr="002133F8">
        <w:rPr>
          <w:rStyle w:val="Strong"/>
          <w:b/>
          <w:bCs w:val="0"/>
        </w:rPr>
        <w:lastRenderedPageBreak/>
        <w:t>Population genetic structure analysis</w:t>
      </w:r>
    </w:p>
    <w:p w14:paraId="0EA63B5A" w14:textId="31F0162B" w:rsidR="00705FA3" w:rsidRDefault="00705FA3" w:rsidP="001A5711">
      <w:pPr>
        <w:pStyle w:val="NormalWeb"/>
        <w:spacing w:line="480" w:lineRule="auto"/>
        <w:jc w:val="both"/>
      </w:pPr>
      <w:r>
        <w:t xml:space="preserve">Our analysis of the population genetic structure revealed distinct clustering patterns (figure 2). The principal components (PC1 and PC2) shows proportion of the total genetic variation, with PC1 67.59% and PC2 4.44% of the variance (Figure 2). The genomes outside the primary cluster, includes </w:t>
      </w:r>
      <w:commentRangeStart w:id="158"/>
      <w:r>
        <w:t>GCA_014844855.1, GCA_014844815.1, GCA_014844795.1, GCA_014844975.1, GCA_014844895.1, GCA_014844935.1, GCA_014844955.1, GCA_014844875.1, and GCA_014844915.1</w:t>
      </w:r>
      <w:ins w:id="159" w:author="Henry Kiema" w:date="2025-10-29T20:13:00Z">
        <w:r w:rsidR="00E16B35">
          <w:t xml:space="preserve"> which are all from Nairobi</w:t>
        </w:r>
      </w:ins>
      <w:r>
        <w:t xml:space="preserve">. </w:t>
      </w:r>
      <w:commentRangeEnd w:id="158"/>
      <w:r w:rsidR="00010B82">
        <w:rPr>
          <w:rStyle w:val="CommentReference"/>
          <w:rFonts w:eastAsiaTheme="minorHAnsi" w:cstheme="minorBidi"/>
        </w:rPr>
        <w:commentReference w:id="158"/>
      </w:r>
      <w:r>
        <w:t xml:space="preserve">The genome of others isolates </w:t>
      </w:r>
      <w:r w:rsidR="00104A8B">
        <w:t>shows</w:t>
      </w:r>
      <w:r>
        <w:t xml:space="preserve"> close genetic relationships within the primary cluster. The FST statistics indicated that most genomic regions had low FST ranging from 0 to 0.1 while it also showed distinct peaks of high FST of up to 0.8–0.9 (Figure 3). The Neighbor-Net network analysis revealed the genetic structure among the genome of the isolates (Figure 4). The split network showed a dominant, well-connected cluster, aligning with the clustering patterns in the PCA plot (Figure 2).</w:t>
      </w:r>
    </w:p>
    <w:p w14:paraId="1A3F9C67" w14:textId="77777777" w:rsidR="00705FA3" w:rsidRPr="002133F8" w:rsidRDefault="00705FA3" w:rsidP="002133F8">
      <w:pPr>
        <w:pStyle w:val="Heading2"/>
      </w:pPr>
      <w:r w:rsidRPr="002133F8">
        <w:rPr>
          <w:rStyle w:val="Strong"/>
          <w:b/>
          <w:bCs w:val="0"/>
        </w:rPr>
        <w:t>Nucleotide diversity (π) and patterns of LD</w:t>
      </w:r>
    </w:p>
    <w:p w14:paraId="155FD172" w14:textId="1F4D769E" w:rsidR="00705FA3" w:rsidRDefault="00705FA3" w:rsidP="001A5711">
      <w:pPr>
        <w:pStyle w:val="NormalWeb"/>
        <w:spacing w:line="480" w:lineRule="auto"/>
        <w:jc w:val="both"/>
        <w:rPr>
          <w:ins w:id="160" w:author="Henry Kiema" w:date="2025-10-26T09:01:00Z"/>
        </w:rPr>
      </w:pPr>
      <w:r>
        <w:t xml:space="preserve">The nucleotide diversity (π) plot showed variations in genetic diversity across all genomes, with π values ranging from 0.0 to ~ 0.6 (Figure 5). Multiple peaks were observed at distinct genomic positions, indicating regions of notable genetic variation. </w:t>
      </w:r>
      <w:ins w:id="161" w:author="Henry Kiema" w:date="2025-10-30T20:34:00Z">
        <w:r w:rsidR="00033942" w:rsidRPr="00033942">
          <w:t xml:space="preserve">To determine if this heterogeneity was structured by geography, we compared regional mean π values, finding that isolates from Kisumu and Kombewa exhibited significantly higher diversity than those from </w:t>
        </w:r>
        <w:r w:rsidR="00033942">
          <w:t>Nairobi and the Coast (Figure 6</w:t>
        </w:r>
        <w:r w:rsidR="00033942" w:rsidRPr="00033942">
          <w:t>)</w:t>
        </w:r>
        <w:r w:rsidR="00033942">
          <w:t xml:space="preserve">. </w:t>
        </w:r>
      </w:ins>
      <w:r>
        <w:t xml:space="preserve">The LD decay plot (Figure </w:t>
      </w:r>
      <w:ins w:id="162" w:author="Henry Kiema" w:date="2025-10-30T20:35:00Z">
        <w:r w:rsidR="00033942">
          <w:t>7</w:t>
        </w:r>
      </w:ins>
      <w:del w:id="163" w:author="Henry Kiema" w:date="2025-10-30T20:35:00Z">
        <w:r w:rsidDel="00033942">
          <w:delText>6</w:delText>
        </w:r>
      </w:del>
      <w:r>
        <w:t>) reveals the relationship between LD (measured as r²) and genomic distance. LD values and genomic distance were inversely proportional. The fitted decay curve (represented by the red line) had a rapid decline in LD within the first 1000 base pairs (bp), then a gradual decrease which stabilized beyond 2000 bp.</w:t>
      </w:r>
    </w:p>
    <w:p w14:paraId="2963A03B" w14:textId="77777777" w:rsidR="002056A8" w:rsidRPr="00FC42CD" w:rsidRDefault="002056A8" w:rsidP="002056A8">
      <w:pPr>
        <w:pStyle w:val="NormalWeb"/>
        <w:spacing w:line="480" w:lineRule="auto"/>
        <w:jc w:val="both"/>
        <w:rPr>
          <w:ins w:id="164" w:author="Prof" w:date="2025-10-29T14:58:00Z"/>
          <w:b/>
        </w:rPr>
      </w:pPr>
      <w:ins w:id="165" w:author="Prof" w:date="2025-10-29T14:58:00Z">
        <w:r>
          <w:rPr>
            <w:b/>
          </w:rPr>
          <w:lastRenderedPageBreak/>
          <w:t>The epidemiology of a</w:t>
        </w:r>
        <w:r w:rsidRPr="00FC42CD">
          <w:rPr>
            <w:b/>
          </w:rPr>
          <w:t xml:space="preserve">ntimicrobial </w:t>
        </w:r>
        <w:r>
          <w:rPr>
            <w:b/>
          </w:rPr>
          <w:t>r</w:t>
        </w:r>
        <w:r w:rsidRPr="00FC42CD">
          <w:rPr>
            <w:b/>
          </w:rPr>
          <w:t xml:space="preserve">esistance (AMR) </w:t>
        </w:r>
        <w:r>
          <w:rPr>
            <w:b/>
          </w:rPr>
          <w:t>g</w:t>
        </w:r>
        <w:r w:rsidRPr="00FC42CD">
          <w:rPr>
            <w:b/>
          </w:rPr>
          <w:t xml:space="preserve">ene </w:t>
        </w:r>
        <w:r>
          <w:rPr>
            <w:b/>
          </w:rPr>
          <w:t xml:space="preserve">distribution and statistical analysis </w:t>
        </w:r>
      </w:ins>
    </w:p>
    <w:p w14:paraId="30E80CFF" w14:textId="779850E0" w:rsidR="007F4F5A" w:rsidRPr="00BC5465" w:rsidDel="002056A8" w:rsidRDefault="007F4F5A" w:rsidP="001A5711">
      <w:pPr>
        <w:pStyle w:val="NormalWeb"/>
        <w:spacing w:line="480" w:lineRule="auto"/>
        <w:jc w:val="both"/>
        <w:rPr>
          <w:ins w:id="166" w:author="Henry Kiema" w:date="2025-10-26T09:01:00Z"/>
          <w:del w:id="167" w:author="Prof" w:date="2025-10-29T14:58:00Z"/>
          <w:b/>
          <w:rPrChange w:id="168" w:author="Henry Kiema" w:date="2025-10-26T10:43:00Z">
            <w:rPr>
              <w:ins w:id="169" w:author="Henry Kiema" w:date="2025-10-26T09:01:00Z"/>
              <w:del w:id="170" w:author="Prof" w:date="2025-10-29T14:58:00Z"/>
            </w:rPr>
          </w:rPrChange>
        </w:rPr>
      </w:pPr>
      <w:ins w:id="171" w:author="Henry Kiema" w:date="2025-10-26T09:01:00Z">
        <w:del w:id="172" w:author="Prof" w:date="2025-10-29T14:58:00Z">
          <w:r w:rsidRPr="00BC5465" w:rsidDel="002056A8">
            <w:rPr>
              <w:b/>
              <w:rPrChange w:id="173" w:author="Henry Kiema" w:date="2025-10-26T10:43:00Z">
                <w:rPr/>
              </w:rPrChange>
            </w:rPr>
            <w:delText>Regional Distribution of AMR Gene Burden</w:delText>
          </w:r>
        </w:del>
      </w:ins>
    </w:p>
    <w:p w14:paraId="5B89E215" w14:textId="0104F3B6" w:rsidR="007F4F5A" w:rsidRDefault="007F4F5A" w:rsidP="001A5711">
      <w:pPr>
        <w:pStyle w:val="NormalWeb"/>
        <w:spacing w:line="480" w:lineRule="auto"/>
        <w:jc w:val="both"/>
        <w:rPr>
          <w:ins w:id="174" w:author="Henry Kiema" w:date="2025-10-26T09:03:00Z"/>
          <w:rStyle w:val="citation-179"/>
          <w:rFonts w:eastAsiaTheme="majorEastAsia"/>
        </w:rPr>
      </w:pPr>
      <w:ins w:id="175" w:author="Henry Kiema" w:date="2025-10-26T09:02:00Z">
        <w:r w:rsidRPr="007F4F5A">
          <w:t>The Antimicrobial Resistance (AMR) gene burden per isolate showed significant variation across the geographic regions</w:t>
        </w:r>
      </w:ins>
      <w:ins w:id="176" w:author="Henry Kiema" w:date="2025-10-26T14:20:00Z">
        <w:r w:rsidR="00033942">
          <w:t xml:space="preserve"> (Figure 8</w:t>
        </w:r>
        <w:r w:rsidR="00B31353">
          <w:t>)</w:t>
        </w:r>
      </w:ins>
      <w:ins w:id="177" w:author="Henry Kiema" w:date="2025-10-26T09:02:00Z">
        <w:r w:rsidRPr="007F4F5A">
          <w:t>. The non-parametric Kruskal–Wallis H test indicated an overall significant difference in median AMR gene burden</w:t>
        </w:r>
        <w:r>
          <w:t xml:space="preserve"> (H = 31.36, p </w:t>
        </w:r>
      </w:ins>
      <w:ins w:id="178" w:author="Henry Kiema" w:date="2025-10-26T09:03:00Z">
        <w:r>
          <w:t xml:space="preserve">&lt;0.0001). </w:t>
        </w:r>
      </w:ins>
    </w:p>
    <w:p w14:paraId="3DEBBA2A" w14:textId="5A1123C6" w:rsidR="007F4F5A" w:rsidRDefault="007F4F5A" w:rsidP="001A5711">
      <w:pPr>
        <w:pStyle w:val="NormalWeb"/>
        <w:spacing w:line="480" w:lineRule="auto"/>
        <w:jc w:val="both"/>
        <w:rPr>
          <w:ins w:id="179" w:author="Henry Kiema" w:date="2025-10-30T20:46:00Z"/>
        </w:rPr>
      </w:pPr>
      <w:ins w:id="180" w:author="Henry Kiema" w:date="2025-10-26T09:03:00Z">
        <w:r w:rsidRPr="007F4F5A">
          <w:t>Post-hoc analysis using the Dunn's test revealed specific regional clustering of high resistance burden</w:t>
        </w:r>
      </w:ins>
      <w:ins w:id="181" w:author="Henry Kiema" w:date="2025-10-26T14:21:00Z">
        <w:r w:rsidR="00B31353">
          <w:t xml:space="preserve"> (</w:t>
        </w:r>
      </w:ins>
      <w:ins w:id="182" w:author="Henry Kiema" w:date="2025-10-26T14:22:00Z">
        <w:r w:rsidR="00B31353">
          <w:t>Supplementary 4)</w:t>
        </w:r>
      </w:ins>
      <w:ins w:id="183" w:author="Henry Kiema" w:date="2025-10-26T09:03:00Z">
        <w:r w:rsidRPr="007F4F5A">
          <w:t>. Isolates from Kisumu, Kombewa, and the Rift Valley harbored significantly more AMR genes compared to those from Nairobi</w:t>
        </w:r>
        <w:r w:rsidR="004F15A9">
          <w:t xml:space="preserve"> </w:t>
        </w:r>
      </w:ins>
      <w:ins w:id="184" w:author="Henry Kiema" w:date="2025-10-26T14:23:00Z">
        <w:r w:rsidR="00B31353">
          <w:t xml:space="preserve">(figure </w:t>
        </w:r>
      </w:ins>
      <w:ins w:id="185" w:author="Henry Kiema" w:date="2025-10-30T20:42:00Z">
        <w:r w:rsidR="004F15A9">
          <w:t>9</w:t>
        </w:r>
      </w:ins>
      <w:ins w:id="186" w:author="Henry Kiema" w:date="2025-10-26T14:23:00Z">
        <w:r w:rsidR="00B31353">
          <w:t xml:space="preserve">) </w:t>
        </w:r>
      </w:ins>
      <w:ins w:id="187" w:author="Henry Kiema" w:date="2025-10-26T09:04:00Z">
        <w:r>
          <w:t xml:space="preserve">. </w:t>
        </w:r>
        <w:r w:rsidRPr="007F4F5A">
          <w:t>For example, the mean AMR gene counts per isolate were highest in Kombewa and Rift Valley, and lowest in Nairobi and the Coas</w:t>
        </w:r>
        <w:r w:rsidR="00EF0DF4">
          <w:t>tal Region.</w:t>
        </w:r>
      </w:ins>
    </w:p>
    <w:p w14:paraId="5E964B88" w14:textId="66083A6A" w:rsidR="004F15A9" w:rsidRDefault="004F15A9" w:rsidP="004F15A9">
      <w:pPr>
        <w:pStyle w:val="NormalWeb"/>
        <w:spacing w:line="480" w:lineRule="auto"/>
        <w:jc w:val="both"/>
        <w:rPr>
          <w:ins w:id="188" w:author="Henry Kiema" w:date="2025-10-30T20:46:00Z"/>
        </w:rPr>
      </w:pPr>
      <w:ins w:id="189" w:author="Henry Kiema" w:date="2025-10-30T20:46:00Z">
        <w:r>
          <w:t>The analysis of individual resistance genes revealed two distinct patterns: ubiquitous core mechanisms and regionally re</w:t>
        </w:r>
        <w:r>
          <w:t xml:space="preserve">stricted specific determinants. </w:t>
        </w:r>
        <w:r>
          <w:t>Core resistance genes—including those encoding efflux pumps (farA, farB, mtrC, mtrD, mtrE) and macrolide resistance (macA, macB)—were nearly universally present (&gt;93% prevalence) across all geographic regions (Figure 9). The tetracycline resistance gene tetM was also widespread but exhibited markedly lower pr</w:t>
        </w:r>
        <w:r>
          <w:t>evalence in the Coastal region.</w:t>
        </w:r>
      </w:ins>
      <w:ins w:id="190" w:author="Henry Kiema" w:date="2025-10-30T20:47:00Z">
        <w:r>
          <w:t xml:space="preserve"> </w:t>
        </w:r>
      </w:ins>
      <w:ins w:id="191" w:author="Henry Kiema" w:date="2025-10-30T20:46:00Z">
        <w:r>
          <w:t>In contrast, β-lactamase genes demonstrated significant regional clustering. TEM-type variants (TEM-1, TEM-104, TEM-206) were predominantly found in Western Kenya. The TEM-1 gene was highly prevalent in Kisumu (60%) and Kombewa (30%) but absent in Nairobi and the Coast (Figure 9). Other genes, including lnuA and TEM-206, were detected at low frequencies and in specific regions only.</w:t>
        </w:r>
      </w:ins>
    </w:p>
    <w:p w14:paraId="6464C665" w14:textId="77777777" w:rsidR="004F15A9" w:rsidRDefault="004F15A9" w:rsidP="001A5711">
      <w:pPr>
        <w:pStyle w:val="NormalWeb"/>
        <w:spacing w:line="480" w:lineRule="auto"/>
        <w:jc w:val="both"/>
        <w:rPr>
          <w:ins w:id="192" w:author="Henry Kiema" w:date="2025-10-26T09:04:00Z"/>
        </w:rPr>
      </w:pPr>
    </w:p>
    <w:p w14:paraId="67B1B626" w14:textId="132D621F" w:rsidR="002E0FF6" w:rsidRPr="004F15A9" w:rsidDel="002056A8" w:rsidRDefault="002E0FF6" w:rsidP="001A5711">
      <w:pPr>
        <w:pStyle w:val="NormalWeb"/>
        <w:spacing w:line="480" w:lineRule="auto"/>
        <w:jc w:val="both"/>
        <w:rPr>
          <w:ins w:id="193" w:author="Henry Kiema" w:date="2025-10-26T09:05:00Z"/>
          <w:del w:id="194" w:author="Prof" w:date="2025-10-29T14:58:00Z"/>
          <w:b/>
        </w:rPr>
      </w:pPr>
      <w:ins w:id="195" w:author="Henry Kiema" w:date="2025-10-26T09:04:00Z">
        <w:del w:id="196" w:author="Prof" w:date="2025-10-29T14:58:00Z">
          <w:r w:rsidRPr="004F15A9" w:rsidDel="002056A8">
            <w:rPr>
              <w:b/>
            </w:rPr>
            <w:lastRenderedPageBreak/>
            <w:delText>Regional Distribution of Specific AMR Genes</w:delText>
          </w:r>
        </w:del>
      </w:ins>
    </w:p>
    <w:p w14:paraId="6CD36900" w14:textId="72B67788" w:rsidR="00D86EF8" w:rsidRPr="00033942" w:rsidDel="00033942" w:rsidRDefault="00DD12FA" w:rsidP="001A5711">
      <w:pPr>
        <w:pStyle w:val="NormalWeb"/>
        <w:spacing w:line="480" w:lineRule="auto"/>
        <w:jc w:val="both"/>
        <w:rPr>
          <w:del w:id="197" w:author="Henry Kiema" w:date="2025-10-30T20:36:00Z"/>
          <w:b/>
        </w:rPr>
      </w:pPr>
      <w:del w:id="198" w:author="Henry Kiema" w:date="2025-10-30T20:46:00Z">
        <w:r w:rsidDel="004F15A9">
          <w:rPr>
            <w:rStyle w:val="CommentReference"/>
            <w:rFonts w:eastAsiaTheme="minorHAnsi" w:cstheme="minorBidi"/>
          </w:rPr>
          <w:commentReference w:id="199"/>
        </w:r>
      </w:del>
      <w:del w:id="200" w:author="Henry Kiema" w:date="2025-10-30T20:36:00Z">
        <w:r w:rsidR="002056A8" w:rsidDel="00033942">
          <w:rPr>
            <w:rStyle w:val="CommentReference"/>
            <w:rFonts w:eastAsiaTheme="minorHAnsi" w:cstheme="minorBidi"/>
          </w:rPr>
          <w:commentReference w:id="201"/>
        </w:r>
      </w:del>
    </w:p>
    <w:p w14:paraId="43A25707" w14:textId="1EF11A80" w:rsidR="00461418" w:rsidRPr="00033942" w:rsidDel="00033942" w:rsidRDefault="00461418">
      <w:pPr>
        <w:pStyle w:val="Heading1"/>
        <w:spacing w:line="480" w:lineRule="auto"/>
        <w:jc w:val="both"/>
        <w:rPr>
          <w:del w:id="202" w:author="Henry Kiema" w:date="2025-10-26T10:31:00Z"/>
          <w:rFonts w:eastAsia="Times New Roman" w:cs="Times New Roman"/>
          <w:szCs w:val="24"/>
        </w:rPr>
        <w:pPrChange w:id="203" w:author="Prof" w:date="2025-10-29T14:59:00Z">
          <w:pPr>
            <w:pStyle w:val="Heading1"/>
          </w:pPr>
        </w:pPrChange>
      </w:pPr>
    </w:p>
    <w:p w14:paraId="55021FF5" w14:textId="77777777" w:rsidR="00705FA3" w:rsidRPr="00033942" w:rsidRDefault="00705FA3">
      <w:pPr>
        <w:pStyle w:val="Heading1"/>
        <w:spacing w:line="480" w:lineRule="auto"/>
        <w:jc w:val="both"/>
        <w:pPrChange w:id="204" w:author="Prof" w:date="2025-10-29T14:59:00Z">
          <w:pPr>
            <w:pStyle w:val="Heading1"/>
          </w:pPr>
        </w:pPrChange>
      </w:pPr>
      <w:r w:rsidRPr="00033942">
        <w:rPr>
          <w:rStyle w:val="Strong"/>
          <w:b/>
          <w:bCs/>
        </w:rPr>
        <w:t>Discussion</w:t>
      </w:r>
    </w:p>
    <w:p w14:paraId="22445C71" w14:textId="71350F77" w:rsidR="00EF0DF4" w:rsidRDefault="00705FA3" w:rsidP="001A5711">
      <w:pPr>
        <w:pStyle w:val="NormalWeb"/>
        <w:spacing w:line="480" w:lineRule="auto"/>
        <w:jc w:val="both"/>
      </w:pPr>
      <w:r>
        <w:t xml:space="preserve">This study offers a detailed analysis of the genetic population structure and diversity of multidrug-resistant </w:t>
      </w:r>
      <w:r w:rsidR="001004D5" w:rsidRPr="001004D5">
        <w:rPr>
          <w:i/>
        </w:rPr>
        <w:t>Neisseria gonorrhoeae</w:t>
      </w:r>
      <w:r>
        <w:t xml:space="preserve"> isolates from Kenya using genome-wide SNP analysis. Our findings provide valuable insights informing targeted treatment strategies to combat </w:t>
      </w:r>
      <w:r w:rsidR="001004D5" w:rsidRPr="001004D5">
        <w:rPr>
          <w:i/>
        </w:rPr>
        <w:t>Neisseria gonorrhoeae</w:t>
      </w:r>
      <w:r>
        <w:t xml:space="preserve"> infections within the Kenyan </w:t>
      </w:r>
      <w:r w:rsidR="00C07EA0">
        <w:t>population.</w:t>
      </w:r>
      <w:r>
        <w:t xml:space="preserve"> Key observations included genetic differentiation, evidence of recombination, and critical insights into the mechanisms underlying antibiotic resistance evolution. These findings </w:t>
      </w:r>
      <w:r w:rsidR="00C07EA0">
        <w:t>highlight</w:t>
      </w:r>
      <w:r>
        <w:t xml:space="preserve"> the transmissibility and persistence of </w:t>
      </w:r>
      <w:r w:rsidR="001004D5" w:rsidRPr="001004D5">
        <w:rPr>
          <w:i/>
        </w:rPr>
        <w:t>Neisseria gonorrhoeae</w:t>
      </w:r>
      <w:r>
        <w:t xml:space="preserve"> in human populations, hence need for tailored interventions to address the growing challenge of antimicrobial resistance.</w:t>
      </w:r>
    </w:p>
    <w:p w14:paraId="4846F533" w14:textId="77777777" w:rsidR="00705FA3" w:rsidRDefault="00705FA3" w:rsidP="001A5711">
      <w:pPr>
        <w:pStyle w:val="NormalWeb"/>
        <w:spacing w:line="480" w:lineRule="auto"/>
        <w:jc w:val="both"/>
      </w:pPr>
      <w:r>
        <w:t xml:space="preserve">The PCA revealed distinct clustering patterns, showing the presence of genetically differentiated subpopulations which the Kenyan N gonorrhoeae isolates. A substantial portion of the genetic variation was summarized along the first two principal components, suggesting distinct patterns in the data. A predominant cluster encompassing most isolates, alongside a few genetically divergent outliers. This points to limited overall diversity with potential signals of distinct evolutionary origins or introductions from external sources. Despite these clusters, no strong geographic structure was observed, suggesting that genetic variation is not entirely location-dependent but could be shaped by other selective pressures, such as antibiotic use and recombination events. The absence of clear geographic structuring is consistent with the high mobility of </w:t>
      </w:r>
      <w:r w:rsidR="001004D5" w:rsidRPr="001004D5">
        <w:rPr>
          <w:i/>
        </w:rPr>
        <w:t>Neisseria gonorrhoeae</w:t>
      </w:r>
      <w:r>
        <w:t xml:space="preserve"> and its ability to spread across populations due to human migration and sexual behaviors </w:t>
      </w:r>
      <w:r w:rsidR="001004D5">
        <w:fldChar w:fldCharType="begin"/>
      </w:r>
      <w:r w:rsidR="001004D5">
        <w:instrText xml:space="preserve"> ADDIN ZOTERO_ITEM CSL_CITATION {"citationID":"BtDia7L8","properties":{"formattedCitation":"(Nacht et al., 2020)","plainCitation":"(Nacht et al., 2020)","noteIndex":0},"citationItems":[{"id":63,"uris":["http://zotero.org/users/local/bJ3esTK2/items/KFZZ9DBY"],"itemData":{"id":63,"type":"article-journal","abstract":"Approximately 11.4 million cases of gonorrhea occur in the WHO African Region annually and global incidence has been increasing. We sought to determine the distribution and types of antimicrobial resistance in Neisseria gonorrhoeae (NG) in Kisumu, Kenya. Urethral swab specimens were obtained from men attending Universities of Nairobi, Illinois, and Manitoba sexually transmitted infection clinic with urethral discharge detected on clinical exam between 29 January and 2 July 2018. Gonorrhea was confirmed by culturing on Thayer–Martin GC Culture selective media. Disk diffusion was used to measure resistance to antimicrobials. Of the 138 males with history of urethral discharge or dysuria or urethral discharge on exam identified during the surveillance period, urethral swab samples were obtained from 60 men, and 35 (58%) were culture positive. Interpretation of the disk diffusion results showed high resistance (% of isolates) to: penicillin (97%), tetracycline (100%), ciprofloxacin (100%), and doxycycline (91%). All isolates were susceptible to ceftriaxone (100%) and azithromycin (100%). We observed high rates of resistance to several drug classes, likely driven by background selective pressure, as resistance was not observed among currently recommended Kenyan therapies for urethritis. Expanded surveillance for antimicrobial resistance in NG is warranted. Agar dilution or Etest reference testing is needed for accurate assessment of resistance.","container-title":"International Journal of STD &amp; AIDS","DOI":"10.1177/0956462419881087","ISSN":"0956-4624, 1758-1052","issue":"1","journalAbbreviation":"Int J STD AIDS","language":"en","page":"46-52","source":"DOI.org (Crossref)","title":"Antimicrobial resistance patterns in &lt;i&gt;Neisseria gonorrhoeae&lt;/i&gt; among male clients of a sexually transmitted infections clinic in Kisumu, Kenya","volume":"31","author":[{"family":"Nacht","given":"Carrie"},{"family":"Agingu","given":"Walter"},{"family":"Otieno","given":"Fredrick"},{"family":"Odhiambo","given":"Finch"},{"family":"Mehta","given":"Supriya D"}],"issued":{"date-parts":[["2020",1]]}}}],"schema":"https://github.com/citation-style-language/schema/raw/master/csl-citation.json"} </w:instrText>
      </w:r>
      <w:r w:rsidR="001004D5">
        <w:fldChar w:fldCharType="separate"/>
      </w:r>
      <w:r w:rsidR="001004D5" w:rsidRPr="001004D5">
        <w:t>(Nacht et al., 2020)</w:t>
      </w:r>
      <w:r w:rsidR="001004D5">
        <w:fldChar w:fldCharType="end"/>
      </w:r>
      <w:r>
        <w:t>.</w:t>
      </w:r>
    </w:p>
    <w:p w14:paraId="65398DD3" w14:textId="77777777" w:rsidR="00705FA3" w:rsidRDefault="00705FA3" w:rsidP="001A5711">
      <w:pPr>
        <w:pStyle w:val="NormalWeb"/>
        <w:spacing w:line="480" w:lineRule="auto"/>
        <w:jc w:val="both"/>
      </w:pPr>
      <w:r>
        <w:t xml:space="preserve">To investigate further the genetic differentiation between the main genetic cluster in the PCA results and the outlier samples indicated in the PCA plot (figure 2), a genome-wide FST analysis </w:t>
      </w:r>
      <w:r>
        <w:lastRenderedPageBreak/>
        <w:t>was conducted using Vcftools. The results (figure 3) revealed that while the majority of the loci showed a low genetic differentiation, represented by the regions with FST 0–0.1, several genomic regions displayed an elevated FST of 0.4. The peaks of the FST analysis plot reach as high as 0.8, which indicates that there are regions which are under divergent selection or horizontal gene transfer events, and may be driving the observed structure in the PCA (figure 2).</w:t>
      </w:r>
    </w:p>
    <w:p w14:paraId="6C02D1DC" w14:textId="3A9F020E" w:rsidR="00705FA3" w:rsidRDefault="00705FA3" w:rsidP="001A5711">
      <w:pPr>
        <w:pStyle w:val="NormalWeb"/>
        <w:spacing w:line="480" w:lineRule="auto"/>
        <w:jc w:val="both"/>
        <w:rPr>
          <w:ins w:id="205" w:author="Henry Kiema" w:date="2025-10-26T10:35:00Z"/>
        </w:rPr>
      </w:pPr>
      <w:r>
        <w:t xml:space="preserve">The Neighbor-Net analysis further supported our findings by revealing a well-connected primary cluster with several reticulations in the network. These reticulations suggest recombination events and shared genetic ancestry between some isolates. The presence of longer branch lengths in certain isolates supports the idea of genetic divergence that may be associated with acquired resistance mutations </w:t>
      </w:r>
      <w:r w:rsidR="00104A8B">
        <w:fldChar w:fldCharType="begin"/>
      </w:r>
      <w:r w:rsidR="00104A8B">
        <w:instrText xml:space="preserve"> ADDIN ZOTERO_ITEM CSL_CITATION {"citationID":"iUxPtuYy","properties":{"formattedCitation":"(Chander et al., 2021)","plainCitation":"(Chander et al., 2021)","noteIndex":0},"citationItems":[{"id":49,"uris":["http://zotero.org/users/local/bJ3esTK2/items/6CKP4WPM"],"itemData":{"id":49,"type":"article-journal","abstract":"Soybean productivity in sub-Saharan Africa (SSA) is less than half of the global average yield. To plug the productivity gap, further improvement in grain yield must be attained by enhancing the genetic potential of new cultivars that depends on the genetic diversity of the parents. Hence, our aim was to assess genetic diversity and population structure of elite soybean genotypes, mainly released cultivars and advanced selections in SSA. In this study, a set of 165 lines was genotyped with high-throughput single nucleotide polymorphism (SNP) markers covering the complete genome of soybean. The genetic diversity (0.414) was high considering the bi-allelic nature of SNP markers. The polymorphic information content (PIC) varied from 0.079 to 0.375, with an average of 0.324 and about 49% of the markers had a PIC value above 0.350. Cluster analysis grouped all the genotypes into three major clusters. The model-based STRUCTURE and discriminant analysis of principal components (DAPC) exhibited high consistency in the allocation of lines in subpopulations or groups. Nonetheless, they presented some discrepancy and identiﬁed the presence of six and ﬁve subpopulations or groups, respectively. Principal coordinate analysis revealed more consistency with subgroups suggested by DAPC analysis. Our results clearly revealed the broad genetic base of TGx (Tropical Glycine max) lines that soybean breeders may select parents for crossing, testing and selection of future cultivars with desirable traits for SSA.","container-title":"Agronomy","DOI":"10.3390/agronomy11030604","ISSN":"2073-4395","issue":"3","journalAbbreviation":"Agronomy","language":"en","license":"https://creativecommons.org/licenses/by/4.0/","page":"604","source":"DOI.org (Crossref)","title":"Genetic Diversity and Population Structure of Soybean Lines Adapted to Sub-Saharan Africa Using Single Nucleotide Polymorphism (SNP) Markers","volume":"11","author":[{"family":"Chander","given":"Subhash"},{"family":"Garcia-Oliveira","given":"Ana Luísa"},{"family":"Gedil","given":"Melaku"},{"family":"Shah","given":"Trushar"},{"family":"Otusanya","given":"Gbemisola Oluwayemisi"},{"family":"Asiedu","given":"Robert"},{"family":"Chigeza","given":"Godfree"}],"issued":{"date-parts":[["2021",3,22]]}}}],"schema":"https://github.com/citation-style-language/schema/raw/master/csl-citation.json"} </w:instrText>
      </w:r>
      <w:r w:rsidR="00104A8B">
        <w:fldChar w:fldCharType="separate"/>
      </w:r>
      <w:r w:rsidR="00104A8B" w:rsidRPr="00104A8B">
        <w:t>(Chander et al., 2021)</w:t>
      </w:r>
      <w:r w:rsidR="00104A8B">
        <w:fldChar w:fldCharType="end"/>
      </w:r>
      <w:r>
        <w:t>.</w:t>
      </w:r>
    </w:p>
    <w:p w14:paraId="011EA18A" w14:textId="14FBB3AF" w:rsidR="00EF0DF4" w:rsidRDefault="00EF0DF4" w:rsidP="001A5711">
      <w:pPr>
        <w:pStyle w:val="NormalWeb"/>
        <w:spacing w:line="480" w:lineRule="auto"/>
        <w:jc w:val="both"/>
      </w:pPr>
      <w:ins w:id="206" w:author="Henry Kiema" w:date="2025-10-26T10:35:00Z">
        <w:r w:rsidRPr="00EF0DF4">
          <w:t>The findings on AMR gene burden and specific gene prevalence provide an essential molecular epidemiological correlation to the distribution of N. gonorrhoeae multidrug resistance in Kenya. The observed significant difference in the AMR gene burden, with isolates from Western Kenya (Kisumu, Kombewa) carrying significantly more resistance genes than those from the Central region (Nairobi)</w:t>
        </w:r>
      </w:ins>
      <w:ins w:id="207" w:author="Henry Kiema" w:date="2025-10-26T14:29:00Z">
        <w:r w:rsidR="008115F7">
          <w:t xml:space="preserve"> (</w:t>
        </w:r>
      </w:ins>
      <w:ins w:id="208" w:author="Henry Kiema" w:date="2025-10-26T14:30:00Z">
        <w:r w:rsidR="008115F7">
          <w:t>Figure 7)</w:t>
        </w:r>
      </w:ins>
      <w:ins w:id="209" w:author="Henry Kiema" w:date="2025-10-26T10:35:00Z">
        <w:r w:rsidRPr="00EF0DF4">
          <w:t xml:space="preserve">, suggests the existence of regional hotspots of MDR. This is likely a direct reflection of differing antibiotic usage patterns, treatment practices, and sexual network dynamics unique to these specific geographic areas.The high prevalence of core efflux pump and macrolide resistance genes across all regions confirms that widespread, baseline resistance mechanisms are endemic in Kenya. However, the observed regional </w:t>
        </w:r>
        <w:r>
          <w:t xml:space="preserve">concentration of TEM-type </w:t>
        </w:r>
      </w:ins>
      <w:ins w:id="210" w:author="Henry Kiema" w:date="2025-10-26T10:36:00Z">
        <w:r>
          <w:t>β</w:t>
        </w:r>
      </w:ins>
      <w:ins w:id="211" w:author="Henry Kiema" w:date="2025-10-26T10:35:00Z">
        <w:r w:rsidRPr="00EF0DF4">
          <w:t xml:space="preserve">-lactamase variants in Western Kenya is particularly concerning. This indicates that while resistance mechanisms like the efflux pumps offer general drug resistance, specific resistance genes, such as those </w:t>
        </w:r>
        <w:r>
          <w:t xml:space="preserve">conferring resistance to </w:t>
        </w:r>
      </w:ins>
      <w:ins w:id="212" w:author="Henry Kiema" w:date="2025-10-26T10:36:00Z">
        <w:r>
          <w:t>β</w:t>
        </w:r>
      </w:ins>
      <w:ins w:id="213" w:author="Henry Kiema" w:date="2025-10-26T10:35:00Z">
        <w:r w:rsidRPr="00EF0DF4">
          <w:t xml:space="preserve">-lactams, may be geographically localized due to </w:t>
        </w:r>
        <w:r w:rsidRPr="00EF0DF4">
          <w:lastRenderedPageBreak/>
          <w:t>recent selective pressures or clonal expansion. This provides molecular evidence supporting clinical surveillance reports that often suggest higher rates of treatment failure or elevated minimum inhibitory concentrations (MICs) in the western part of the country.</w:t>
        </w:r>
      </w:ins>
    </w:p>
    <w:p w14:paraId="4339C894" w14:textId="77777777" w:rsidR="00705FA3" w:rsidRDefault="00705FA3" w:rsidP="001A5711">
      <w:pPr>
        <w:pStyle w:val="NormalWeb"/>
        <w:spacing w:line="480" w:lineRule="auto"/>
        <w:jc w:val="both"/>
      </w:pPr>
      <w:r>
        <w:t xml:space="preserve">Extensive evidence of recombination in the Kenyan N gonorrhoeae isolates is a key finding of our study. Linkage disequilibrium decay analysis showed a sharp decline in the LD between 500–2000 bp, indicating frequent recombination events breaking down genetic associations over increasing distance </w:t>
      </w:r>
      <w:r w:rsidR="00DC5CE8">
        <w:fldChar w:fldCharType="begin"/>
      </w:r>
      <w:r w:rsidR="00DC5CE8">
        <w:instrText xml:space="preserve"> ADDIN ZOTERO_ITEM CSL_CITATION {"citationID":"FIKifinW","properties":{"formattedCitation":"(Kivikoski et al., 2023)","plainCitation":"(Kivikoski et al., 2023)","noteIndex":0},"citationItems":[{"id":67,"uris":["http://zotero.org/users/local/bJ3esTK2/items/MLNN6G9C"],"itemData":{"id":67,"type":"article-journal","abstract":"Abstract\n            Map distance is one of the key measures in genetics and indicates the expected number of crossovers between two loci. Map distance is estimated from the observed recombination frequency using mapping functions, the most widely used of those, Haldane and Kosambi, being developed at the time when the number of markers was low and unobserved crossovers had a substantial effect on the recombination fractions. In contemporary high-density marker data, the probability of multiple crossovers between adjacent loci is negligible and different mapping functions yield the same result, that is, the recombination frequency between adjacent loci is equal to the map distance in Morgans. However, high-density linkage maps contain an interpretation problem: the map distance over a long interval is additive and its association with recombination frequency is not defined. Here, we demonstrate with high-density linkage maps from humans and stickleback fishes that the inverses of Haldane’s and Kosambi’s mapping functions systematically underpredict recombination frequencies from map distance. To remedy this, we formulate a piecewise function that yields more accurate predictions of recombination frequency from map distance. Our results demonstrate that the association between map distance and recombination frequency is context-dependent and without a universal solution.","container-title":"Heredity","DOI":"10.1038/s41437-022-00585-3","ISSN":"0018-067X, 1365-2540","issue":"3","journalAbbreviation":"Heredity","language":"en","page":"114-121","source":"DOI.org (Crossref)","title":"Predicting recombination frequency from map distance","volume":"130","author":[{"family":"Kivikoski","given":"Mikko"},{"family":"Rastas","given":"Pasi"},{"family":"Löytynoja","given":"Ari"},{"family":"Merilä","given":"Juha"}],"issued":{"date-parts":[["2023",3]]}}}],"schema":"https://github.com/citation-style-language/schema/raw/master/csl-citation.json"} </w:instrText>
      </w:r>
      <w:r w:rsidR="00DC5CE8">
        <w:fldChar w:fldCharType="separate"/>
      </w:r>
      <w:r w:rsidR="00DC5CE8" w:rsidRPr="00DC5CE8">
        <w:t>(Kivikoski et al., 2023)</w:t>
      </w:r>
      <w:r w:rsidR="00DC5CE8">
        <w:fldChar w:fldCharType="end"/>
      </w:r>
      <w:r>
        <w:t xml:space="preserve">. High LD values (~0.8–1.0) at ~0 bp suggest tight linkage from low recombination, but LD decays rapidly by ~500–2000 bp due to increased recombination. Beyond 2000–3000 bp, LD stabilized at lower levels (~0.3–0.4), suggesting that longer genomic distances are more frequently broken by recombination events, resulting in a random association of alleles. The observed rapid LD decay pattern provides strong evidence that recombination is a dominant force shaping genetic variation in MDR </w:t>
      </w:r>
      <w:r w:rsidR="001004D5" w:rsidRPr="001004D5">
        <w:rPr>
          <w:i/>
        </w:rPr>
        <w:t>Neisseria gonorrhoeae</w:t>
      </w:r>
      <w:r>
        <w:t xml:space="preserve"> Our results are consistent with findings by Manoharan-Basil et al.</w:t>
      </w:r>
      <w:r w:rsidR="00DC5CE8">
        <w:fldChar w:fldCharType="begin"/>
      </w:r>
      <w:r w:rsidR="00DC5CE8">
        <w:instrText xml:space="preserve"> ADDIN ZOTERO_ITEM CSL_CITATION {"citationID":"fXtaGj2Y","properties":{"formattedCitation":"(2021)","plainCitation":"(2021)","noteIndex":0},"citationItems":[{"id":62,"uris":["http://zotero.org/users/local/bJ3esTK2/items/X35HB34A"],"itemData":{"id":62,"type":"article-journal","abstract":"Horizontal gene transfer (HGT) in the\n              penA\n              and multidrug efflux pump genes has been shown to play a key role in the genesis of antimicrobial resistance in\n              Neisseria gonorrhoeae\n              . In this study, we evaluated if there was evidence of HGT in the genes coding for the ribosomal proteins in the\n              Neisseria\n              genus. We did this in a collection of 11,659 isolates of\n              Neisseria\n              , including\n              N. gonorrhoeae\n              and commensal\n              Neisseria\n              species (\n              N. cinerea\n              ,\n              N. elongata\n              ,\n              N. flavescens\n              ,\n              N. mucosa\n              ,\n              N. polysaccharea\n              , and\n              N. subflava\n              ). Comparative genomic analyses identified HGT events in three genes:\n              rplB\n              ,\n              rplD\n              , and\n              rplY\n              coding for ribosomal proteins L2, L4 and L25, respectively. Recombination events were predicted in\n              N. gonorrhoeae\n              and\n              N. cinerea\n              ,\n              N. subflava\n              , and\n              N. lactamica\n              were identified as likely progenitors. In total, 2,337, 2,355, and 1,127 isolates possessed L2, L4, and L25 HGT events. Strong associations were found between HGT in L2/L4 and the C2597T 23S rRNA mutation that confers reduced susceptibility to macrolides. Whilst previous studies have found evidence of HGT of entire genes coding for ribosomal proteins in other bacterial species, this is the first study to find evidence of HGT-mediated chimerization of ribosomal proteins.","container-title":"Frontiers in Microbiology","DOI":"10.3389/fmicb.2021.683901","ISSN":"1664-302X","journalAbbreviation":"Front. Microbiol.","language":"en","page":"683901","source":"DOI.org (Crossref)","title":"Evidence of Horizontal Gene Transfer of 50S Ribosomal Genes rplB, rplD, and rplY in Neisseria gonorrhoeae","volume":"12","author":[{"family":"Manoharan-Basil","given":"Sheeba Santhini"},{"family":"Laumen","given":"Jolein Gyonne Elise"},{"family":"Van Dijck","given":"Christophe"},{"family":"De Block","given":"Tessa"},{"family":"De Baetselier","given":"Irith"},{"family":"Kenyon","given":"Chris"}],"issued":{"date-parts":[["2021",6,10]]}},"suppress-author":true}],"schema":"https://github.com/citation-style-language/schema/raw/master/csl-citation.json"} </w:instrText>
      </w:r>
      <w:r w:rsidR="00DC5CE8">
        <w:fldChar w:fldCharType="separate"/>
      </w:r>
      <w:r w:rsidR="00DC5CE8" w:rsidRPr="00DC5CE8">
        <w:t>(2021)</w:t>
      </w:r>
      <w:r w:rsidR="00DC5CE8">
        <w:fldChar w:fldCharType="end"/>
      </w:r>
      <w:r>
        <w:t xml:space="preserve">, who reported that </w:t>
      </w:r>
      <w:r w:rsidR="001004D5" w:rsidRPr="001004D5">
        <w:rPr>
          <w:i/>
        </w:rPr>
        <w:t>Neisseria gonorrhoeae</w:t>
      </w:r>
      <w:r>
        <w:t xml:space="preserve"> undergoes frequent horizontal gene transfer, facilitating the acquisition of beneficial mutations, particularly those associated with antibiotic resistance </w:t>
      </w:r>
      <w:r w:rsidR="00DC5CE8">
        <w:fldChar w:fldCharType="begin"/>
      </w:r>
      <w:r w:rsidR="00DC5CE8">
        <w:instrText xml:space="preserve"> ADDIN ZOTERO_ITEM CSL_CITATION {"citationID":"WRf9sht0","properties":{"formattedCitation":"(Fiore et al., 2020)","plainCitation":"(Fiore et al., 2020)","noteIndex":0},"citationItems":[{"id":52,"uris":["http://zotero.org/users/local/bJ3esTK2/items/RN6C7BJN"],"itemData":{"id":52,"type":"article-journal","abstract":"Nonpathogenic Neisseria transfer mutations encoding antibiotic resistance to their pathogenic relative Neisseria gonorrhoeae. However, the resistance genotypes and subsequent phenotypes of nonpathogens within the genus have been described infrequently. Here, we characterize the minimum inhibitory concentrations (MICs) of a panel of Neisseria (n = 26)—including several commensal species—to a suite of diverse antibiotics. We furthermore use whole genome sequencing and the Comprehensive Antibiotic Resistance Database Resistance Gene Identiﬁer (RGI) platform to predict putative resistance-encoding mutations. Resistant isolates to all tested antimicrobials including penicillin (n = 5/26), ceftriaxone (n = 2/26), ceﬁxime (n = 3/26), tetracycline (n = 10/26), azithromycin (n = 11/26), and ciproﬂoxacin (n = 4/26) were found. In total, 63 distinct mutations were predicted by RGI to be involved in resistance. The presence of several mutations had clear associations with increased MIC such as DNA gyrase subunit A (gyrA) (S91F) and ciproﬂoxacin, tetracycline resistance protein (tetM) and 30S ribosomal protein S10 (rpsJ) (V57M) and tetracycline, and TEM-type β-lactamases and penicillin. However, mutations with strong associations to macrolide and cephalosporin resistance were not conclusive. This work serves as an initial exploration into the resistance-encoding mutations harbored by nonpathogenic Neisseria, which will ultimately aid in prospective surveillance for novel resistance mechanisms that may be rapidly acquired by N. gonorrhoeae.","container-title":"Antibiotics","DOI":"10.3390/antibiotics9100656","ISSN":"2079-6382","issue":"10","journalAbbreviation":"Antibiotics","language":"en","license":"https://creativecommons.org/licenses/by/4.0/","page":"656","source":"DOI.org (Crossref)","title":"Exploration of the Neisseria Resistome Reveals Resistance Mechanisms in Commensals That May Be Acquired by N. gonorrhoeae through Horizontal Gene Transfer","volume":"9","author":[{"family":"Fiore","given":"Michael A."},{"family":"Raisman","given":"Jordan C."},{"family":"Wong","given":"Narayan H."},{"family":"Hudson","given":"André O."},{"family":"Wadsworth","given":"Crista B."}],"issued":{"date-parts":[["2020",9,30]]}}}],"schema":"https://github.com/citation-style-language/schema/raw/master/csl-citation.json"} </w:instrText>
      </w:r>
      <w:r w:rsidR="00DC5CE8">
        <w:fldChar w:fldCharType="separate"/>
      </w:r>
      <w:r w:rsidR="00DC5CE8" w:rsidRPr="00DC5CE8">
        <w:t>(Fiore et al., 2020)</w:t>
      </w:r>
      <w:r w:rsidR="00DC5CE8">
        <w:fldChar w:fldCharType="end"/>
      </w:r>
      <w:r>
        <w:t>.</w:t>
      </w:r>
    </w:p>
    <w:p w14:paraId="742BC24B" w14:textId="0B1E5D7B" w:rsidR="00EF0DF4" w:rsidRDefault="00705FA3" w:rsidP="001A5711">
      <w:pPr>
        <w:pStyle w:val="NormalWeb"/>
        <w:spacing w:line="480" w:lineRule="auto"/>
        <w:jc w:val="both"/>
      </w:pPr>
      <w:r>
        <w:t xml:space="preserve">Analysis of the nucleotide diversity (π) supports the role of recombination in shaping genetic variation, as regions with high nucleotide diversity overlapped with those exhibiting low LD. These findings suggest that recombination actively contributes to the genetic diversification of </w:t>
      </w:r>
      <w:r w:rsidR="001004D5" w:rsidRPr="001004D5">
        <w:rPr>
          <w:i/>
        </w:rPr>
        <w:t>Neisseria gonorrhoeae</w:t>
      </w:r>
      <w:r>
        <w:t xml:space="preserve"> populations in Kenya. </w:t>
      </w:r>
      <w:ins w:id="214" w:author="Henry Kiema" w:date="2025-10-26T10:38:00Z">
        <w:r w:rsidR="004963E8" w:rsidRPr="004963E8">
          <w:t>The demonstration of highest genomic diversity in Kisumu and Kombewa aligns directly with the highest observed AMR gene burden in these same regions</w:t>
        </w:r>
        <w:r w:rsidR="004963E8">
          <w:t>.</w:t>
        </w:r>
      </w:ins>
      <w:ins w:id="215" w:author="Henry Kiema" w:date="2025-10-26T10:39:00Z">
        <w:r w:rsidR="00096235" w:rsidRPr="00096235">
          <w:t xml:space="preserve"> </w:t>
        </w:r>
        <w:r w:rsidR="00096235">
          <w:t>High π</w:t>
        </w:r>
        <w:r w:rsidR="00096235" w:rsidRPr="00096235">
          <w:t xml:space="preserve"> values suggest a population subject to greater recombination, frequent introduction of new strains, or multiple co-circulating lineages</w:t>
        </w:r>
      </w:ins>
      <w:ins w:id="216" w:author="Henry Kiema" w:date="2025-10-26T13:21:00Z">
        <w:r w:rsidR="00C20ABD">
          <w:t xml:space="preserve"> </w:t>
        </w:r>
      </w:ins>
      <w:r w:rsidR="00C20ABD">
        <w:fldChar w:fldCharType="begin"/>
      </w:r>
      <w:r w:rsidR="00C20ABD">
        <w:instrText xml:space="preserve"> ADDIN ZOTERO_ITEM CSL_CITATION {"citationID":"FxhIAXAl","properties":{"formattedCitation":"(Shikov et al., 2023)","plainCitation":"(Shikov et al., 2023)","noteIndex":0},"citationItems":[{"id":87,"uris":["http://zotero.org/users/local/bJ3esTK2/items/JTIA3I9H"],"itemData":{"id":87,"type":"article-journal","abstract":"Bacterial organisms have undergone homologous recombination (HR) and horizontal gene transfer (HGT) multiple times during their history. These processes could increase ﬁtness to new environments, cause specialization, the emergence of new species, and changes in virulence. Therefore, comprehensive knowledge of the impact and intensity of genetic exchanges and the location of recombination hotspots on the genome is necessary for understanding the dynamics of adaptation to various conditions. To this end, we aimed to characterize the functional impact and genomic context of computationally detected recombination events by analyzing genomic studies of any bacterial species, for which events have been detected in the last 30 years. Genomic loci where the transfer of DNA was detected pertained to mobile genetic elements (MGEs) housing genes that code for proteins engaged in distinct cellular processes, such as secretion systems, toxins, infection effectors, biosynthesis enzymes, etc. We found that all inferences fall into three main lifestyle categories, namely, ecological diversiﬁcation, pathogenesis, and symbiosis. The latter primarily exhibits ancestral events, thus, possibly indicating that adaptation appears to be governed by similar recombination-dependent mechanisms.","container-title":"Toxins","DOI":"10.3390/toxins15090568","ISSN":"2072-6651","issue":"9","journalAbbreviation":"Toxins","language":"en","page":"568","source":"DOI.org (Crossref)","title":"Recombination in Bacterial Genomes: Evolutionary Trends","title-short":"Recombination in Bacterial Genomes","volume":"15","author":[{"family":"Shikov","given":"Anton E."},{"family":"Savina","given":"Iuliia A."},{"family":"Nizhnikov","given":"Anton A."},{"family":"Antonets","given":"Kirill S."}],"issued":{"date-parts":[["2023",9,12]]}}}],"schema":"https://github.com/citation-style-language/schema/raw/master/csl-citation.json"} </w:instrText>
      </w:r>
      <w:r w:rsidR="00C20ABD">
        <w:fldChar w:fldCharType="separate"/>
      </w:r>
      <w:r w:rsidR="00C20ABD" w:rsidRPr="00C20ABD">
        <w:t>(Shikov et al., 2023)</w:t>
      </w:r>
      <w:r w:rsidR="00C20ABD">
        <w:fldChar w:fldCharType="end"/>
      </w:r>
      <w:ins w:id="217" w:author="Henry Kiema" w:date="2025-10-26T10:39:00Z">
        <w:r w:rsidR="00096235" w:rsidRPr="00096235">
          <w:t>.</w:t>
        </w:r>
      </w:ins>
      <w:ins w:id="218" w:author="Henry Kiema" w:date="2025-10-26T10:38:00Z">
        <w:r w:rsidR="004963E8">
          <w:t xml:space="preserve"> </w:t>
        </w:r>
      </w:ins>
      <w:r>
        <w:t xml:space="preserve">Recombination hotspots </w:t>
      </w:r>
      <w:r>
        <w:lastRenderedPageBreak/>
        <w:t xml:space="preserve">in the genome are reflected as peaks of high nucleotide diversity in the scatter plot, suggesting a potential role in driving the adaptive evolution of antimicrobial resistance. This pattern is critical for the bacterium, as it enables rapid evolution in response to selective pressures, such as antibiotic use. </w:t>
      </w:r>
      <w:ins w:id="219" w:author="Henry Kiema" w:date="2025-10-26T10:41:00Z">
        <w:r w:rsidR="00096235" w:rsidRPr="00096235">
          <w:t>In contrast, the lower diversity observed in Nairobi and the Coastal Region suggests more clonal populations. While these regions still carry core resistance genes, the lower diversity may reflect a scenario where a few successful, dominant clones are responsible for most transmission, or simply that the sampling captured a more limited genetic breadth. These regional differences in genomic heterogeneity underscore the importance of localized surveillance efforts to tailor public health interventions against N. gonorrhoeae effectively</w:t>
        </w:r>
        <w:r w:rsidR="00096235">
          <w:t xml:space="preserve">. </w:t>
        </w:r>
      </w:ins>
      <w:r>
        <w:t xml:space="preserve">The findings underscore that recombination, in combination with high mutation rates, plays a central role in facilitating the adaptive potential of </w:t>
      </w:r>
      <w:r w:rsidR="001004D5" w:rsidRPr="001004D5">
        <w:rPr>
          <w:i/>
        </w:rPr>
        <w:t>Neisseria gonorrhoeae</w:t>
      </w:r>
      <w:r>
        <w:t xml:space="preserve"> Unlike many other bacteria that primarily rely on clonal expansion, </w:t>
      </w:r>
      <w:r w:rsidR="001004D5" w:rsidRPr="001004D5">
        <w:rPr>
          <w:i/>
        </w:rPr>
        <w:t>Neisseria gonorrhoeae</w:t>
      </w:r>
      <w:r>
        <w:t xml:space="preserve"> possesses a highly dynamic genome, allowing it to survive and spread even with ongoing treatment. There is a strong interplay between recombination and genetic variability, which results in the evolutionary adaptation of the organism </w:t>
      </w:r>
      <w:r w:rsidR="001004D5">
        <w:fldChar w:fldCharType="begin"/>
      </w:r>
      <w:r w:rsidR="001004D5">
        <w:instrText xml:space="preserve"> ADDIN ZOTERO_ITEM CSL_CITATION {"citationID":"UYyDyISf","properties":{"formattedCitation":"(Arenas et al., 2018)","plainCitation":"(Arenas et al., 2018)","noteIndex":0},"citationItems":[{"id":53,"uris":["http://zotero.org/users/local/bJ3esTK2/items/KJ8BRLBZ"],"itemData":{"id":53,"type":"article-journal","abstract":"Mutation and recombination drive the evolution of most pathogens by generating the genetic variants upon which selection operates. Those variants can, for example, confer resistance to host immune systems and drug therapies or lead to epidemic outbreaks. Given their importance, diverse evolutionary studies have investigated the abundance and consequences of mutation and recombination in pathogen populations. However, some controversies persist regarding the contribution of each evolutionary force to the development of particular phenotypic observations (e.g., drug resistance). In this study, we revise the importance of mutation and recombination in the evolution of pathogens at both intra-host and inter-host levels. We also describe state-of-the-art analytical methodologies to detect and quantify these two evolutionary forces, including biases that are often ignored in evolutionary studies. Finally, we present some of our former studies involving pathogenic taxa where mutation and recombination played crucial roles in the recovery of pathogenic fitness, the generation of interspecific genetic diversity, or the design of centralized vaccines. This review also illustrates several common controversies and pitfalls in the analysis and in the evaluation and interpretation of mutation and recombination outcomes.","container-title":"Infection, Genetics and Evolution","DOI":"10.1016/j.meegid.2017.09.029","ISSN":"15671348","journalAbbreviation":"Infection, Genetics and Evolution","language":"en","page":"295-306","source":"DOI.org (Crossref)","title":"Mutation and recombination in pathogen evolution: Relevance, methods and controversies","title-short":"Mutation and recombination in pathogen evolution","volume":"63","author":[{"family":"Arenas","given":"Miguel"},{"family":"Araujo","given":"Natalia M."},{"family":"Branco","given":"Catarina"},{"family":"Castelhano","given":"Nadine"},{"family":"Castro-Nallar","given":"Eduardo"},{"family":"Pérez-Losada","given":"Marcos"}],"issued":{"date-parts":[["2018",9]]}}}],"schema":"https://github.com/citation-style-language/schema/raw/master/csl-citation.json"} </w:instrText>
      </w:r>
      <w:r w:rsidR="001004D5">
        <w:fldChar w:fldCharType="separate"/>
      </w:r>
      <w:r w:rsidR="001004D5" w:rsidRPr="001004D5">
        <w:t>(Arenas et al., 2018)</w:t>
      </w:r>
      <w:r w:rsidR="001004D5">
        <w:fldChar w:fldCharType="end"/>
      </w:r>
      <w:r>
        <w:t>.</w:t>
      </w:r>
    </w:p>
    <w:p w14:paraId="508C3A66" w14:textId="77777777" w:rsidR="00705FA3" w:rsidRDefault="00705FA3" w:rsidP="001A5711">
      <w:pPr>
        <w:pStyle w:val="NormalWeb"/>
        <w:spacing w:line="480" w:lineRule="auto"/>
        <w:jc w:val="both"/>
      </w:pPr>
      <w:r>
        <w:t xml:space="preserve">The high recombination rates and genetic diversity observed in </w:t>
      </w:r>
      <w:r w:rsidR="001004D5" w:rsidRPr="001004D5">
        <w:rPr>
          <w:i/>
        </w:rPr>
        <w:t>Neisseria gonorrhoeae</w:t>
      </w:r>
      <w:r>
        <w:t xml:space="preserve"> have significant implications for its transmissibility and evolution of antibiotic resistance </w:t>
      </w:r>
      <w:r w:rsidR="001004D5">
        <w:fldChar w:fldCharType="begin"/>
      </w:r>
      <w:r w:rsidR="001004D5">
        <w:instrText xml:space="preserve"> ADDIN ZOTERO_ITEM CSL_CITATION {"citationID":"Hsl6XNpr","properties":{"formattedCitation":"(Katale et al., 2020)","plainCitation":"(Katale et al., 2020)","noteIndex":0},"citationItems":[{"id":66,"uris":["http://zotero.org/users/local/bJ3esTK2/items/TB85ZB7U"],"itemData":{"id":66,"type":"article-journal","abstract":"Conclusion: The high diversity of the AMR genes suggests there may be multiple sources of resistance bacteria, or the possible exchange of strains or a flow of genes amongst different strains due to transfer by mobile genetic elements. Therefore, there should be harmonized One Health guidelines for the use of antibiotics, as well as regulations governing their importation and sale. Moreover, the trend of ESBLs, MRSA and carbapenem resistant (CAR) carriage rates is dynamic and are on rise over time period, posing a public health concern in East Africa. Collaborative surveillance of AMR in partnership with regional and external institutions using an integrated One Health approach is required for expert knowledge and technology transfer to facilitate information sharing for informed decision-making.","container-title":"Antimicrobial Resistance &amp; Infection Control","DOI":"10.1186/s13756-020-00786-7","ISSN":"2047-2994","issue":"1","journalAbbreviation":"Antimicrob Resist Infect Control","language":"en","page":"127","source":"DOI.org (Crossref)","title":"Genetic diversity and risk factors for the transmission of antimicrobial resistance across human, animals and environmental compartments in East Africa: a review","title-short":"Genetic diversity and risk factors for the transmission of antimicrobial resistance across human, animals and environmental compartments in East Africa","volume":"9","author":[{"family":"Katale","given":"Bugwesa Z."},{"family":"Misinzo","given":"Gerald"},{"family":"Mshana","given":"Stephen E."},{"family":"Chiyangi","given":"Harriet"},{"family":"Campino","given":"Susana"},{"family":"Clark","given":"Taane G."},{"family":"Good","given":"Liam"},{"family":"Rweyemamu","given":"Mark M."},{"family":"Matee","given":"Mecky I."}],"issued":{"date-parts":[["2020",12]]}}}],"schema":"https://github.com/citation-style-language/schema/raw/master/csl-citation.json"} </w:instrText>
      </w:r>
      <w:r w:rsidR="001004D5">
        <w:fldChar w:fldCharType="separate"/>
      </w:r>
      <w:r w:rsidR="001004D5" w:rsidRPr="001004D5">
        <w:t>(Katale et al., 2020)</w:t>
      </w:r>
      <w:r w:rsidR="001004D5">
        <w:fldChar w:fldCharType="end"/>
      </w:r>
      <w:r>
        <w:t xml:space="preserve">. The genetic exchange and dissemination are pertinent in influencing genetic diversity and high recombination rates. The clusters that are observed in the population structure analysis indicate </w:t>
      </w:r>
      <w:r w:rsidR="001004D5" w:rsidRPr="001004D5">
        <w:rPr>
          <w:i/>
        </w:rPr>
        <w:t>Neisseria gonorrhoeae</w:t>
      </w:r>
      <w:r>
        <w:t xml:space="preserve"> can rapidly transfer resistance mutations within the population and across populations. The genetic flexibility of </w:t>
      </w:r>
      <w:r w:rsidR="001004D5" w:rsidRPr="001004D5">
        <w:rPr>
          <w:i/>
        </w:rPr>
        <w:t>Neisseria gonorrhoeae</w:t>
      </w:r>
      <w:r>
        <w:t xml:space="preserve"> promotes the spread of resistance to antibiotics such as tetracycline, penicillin, and cephalosporins, largely due to its high adaptability </w:t>
      </w:r>
      <w:r w:rsidR="001004D5">
        <w:fldChar w:fldCharType="begin"/>
      </w:r>
      <w:r w:rsidR="001004D5">
        <w:instrText xml:space="preserve"> ADDIN ZOTERO_ITEM CSL_CITATION {"citationID":"4v0OsQkN","properties":{"formattedCitation":"(De Korne-Elenbaas et al., 2022)","plainCitation":"(De Korne-Elenbaas et al., 2022)","noteIndex":0},"citationItems":[{"id":60,"uris":["http://zotero.org/users/local/bJ3esTK2/items/QTL8ESAJ"],"itemData":{"id":60,"type":"article-journal","abstract":"The bacterial accessory genome provides the genetic ﬂexibility needed to facilitate environment and host adaptation. In Neisseria gonorrhoeae, known accessory elements include plasmids which can transfer and mediate antimicrobial resistance (AMR); however, chromosomal accessory genes could also play a role in AMR. Here, the gonococcal accessory genome was characterized using gene-by-gene approaches and its association with the core genome and AMR were assessed. The gonococcal accessory gene pool consisted of 247 genes, which were mainly genes located on large mobile genetic elements, phage associated genes, or genes encoding putative secretion systems. Accessory elements showed similar synteny across genomes, indicating either a predisposition for particular genomic locations or ancestral inheritance that are conserved during strain expansion. Signiﬁcant associations were found between the prevalence of accessory elements and core genome multi-locus sequence types (cgMLST), consistent with a structured gonococcal population despite frequent horizontal gene transfer (HGT). Increased prevalence of putative DNA exchange regulators was signiﬁcantly associated with AMR, which included a putative secretion system, methyltransferases and a toxin-antitoxin system. Although frequent HGT results in high genetic diversity in the gonococcus, we found that this is mediated by a small gene pool. In fact, a highly organized genome composition was identiﬁed with a strong association between the accessory and core genome. Increased prevalence of DNA exchange regulators in antimicrobial resistant isolates suggests that genetic material exchange plays a role in the development or maintenance of AMR. These ﬁndings enhance our understanding of gonococcal genome architecture and have important implications for gonococcal population biology.","container-title":"Microbiology Spectrum","DOI":"10.1128/spectrum.02654-21","ISSN":"2165-0497","issue":"3","journalAbbreviation":"Microbiol Spectr","language":"en","page":"e02654-21","source":"DOI.org (Crossref)","title":"The Neisseria gonorrhoeae Accessory Genome and Its Association with the Core Genome and Antimicrobial Resistance","volume":"10","author":[{"family":"De Korne-Elenbaas","given":"Jolinda"},{"family":"Bruisten","given":"Sylvia M."},{"family":"Van Dam","given":"Alje P."},{"family":"Maiden","given":"Martin C. J."},{"family":"Harrison","given":"Odile B."}],"editor":[{"family":"Wang","given":"Hui"}],"issued":{"date-parts":[["2022",6,29]]}}}],"schema":"https://github.com/citation-style-language/schema/raw/master/csl-citation.json"} </w:instrText>
      </w:r>
      <w:r w:rsidR="001004D5">
        <w:fldChar w:fldCharType="separate"/>
      </w:r>
      <w:r w:rsidR="001004D5" w:rsidRPr="001004D5">
        <w:t>(De Korne-Elenbaas et al., 2022)</w:t>
      </w:r>
      <w:r w:rsidR="001004D5">
        <w:fldChar w:fldCharType="end"/>
      </w:r>
      <w:r>
        <w:t xml:space="preserve">. Recombination events contribute to increased </w:t>
      </w:r>
      <w:r>
        <w:lastRenderedPageBreak/>
        <w:t xml:space="preserve">transmissibility and complicate infection control by enhancing the pathogen's fitness and survival across diverse populations. This adaptability facilitates easier transmission between hosts and supports the persistence of multidrug-resistant </w:t>
      </w:r>
      <w:r w:rsidR="001004D5" w:rsidRPr="001004D5">
        <w:rPr>
          <w:i/>
        </w:rPr>
        <w:t>Neisseria gonorrhoeae</w:t>
      </w:r>
      <w:r>
        <w:t xml:space="preserve"> strains, making eradication efforts increasingly challenging </w:t>
      </w:r>
      <w:r w:rsidR="001004D5">
        <w:fldChar w:fldCharType="begin"/>
      </w:r>
      <w:r w:rsidR="001004D5">
        <w:instrText xml:space="preserve"> ADDIN ZOTERO_ITEM CSL_CITATION {"citationID":"Z1EqV4TV","properties":{"formattedCitation":"(Unemo &amp; Shafer, 2014)","plainCitation":"(Unemo &amp; Shafer, 2014)","noteIndex":0},"citationItems":[{"id":68,"uris":["http://zotero.org/users/local/bJ3esTK2/items/8YPGA8WF"],"itemData":{"id":68,"type":"article-journal","abstract":"SUMMARY\n            \n              Neisseria gonorrhoeae\n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in\n              N. gonorrhoeae\n              ,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 1098-6618","issue":"3","journalAbbreviation":"Clin Microbiol Rev","language":"en","page":"587-613","source":"DOI.org (Crossref)","title":"Antimicrobial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1004D5">
        <w:fldChar w:fldCharType="separate"/>
      </w:r>
      <w:r w:rsidR="001004D5" w:rsidRPr="001004D5">
        <w:t>(Unemo &amp; Shafer, 2014)</w:t>
      </w:r>
      <w:r w:rsidR="001004D5">
        <w:fldChar w:fldCharType="end"/>
      </w:r>
      <w:r>
        <w:t xml:space="preserve">. </w:t>
      </w:r>
      <w:r w:rsidR="001004D5" w:rsidRPr="001004D5">
        <w:rPr>
          <w:i/>
        </w:rPr>
        <w:t>Neisseria gonorrhoeae</w:t>
      </w:r>
      <w:r>
        <w:t xml:space="preserve"> readily adapts to new hosts, and its genetic composition and diversity indicate that it is easily transmitted across diverse populations </w:t>
      </w:r>
      <w:r w:rsidR="001004D5">
        <w:fldChar w:fldCharType="begin"/>
      </w:r>
      <w:r w:rsidR="001004D5">
        <w:instrText xml:space="preserve"> ADDIN ZOTERO_ITEM CSL_CITATION {"citationID":"IMxx0nLL","properties":{"formattedCitation":"(Gibbs &amp; Meyer, 1996)","plainCitation":"(Gibbs &amp; Meyer, 1996)","noteIndex":0},"citationItems":[{"id":46,"uris":["http://zotero.org/users/local/bJ3esTK2/items/G7WSQ9Q2"],"itemData":{"id":46,"type":"article-journal","abstract":"The pathogenic Neisseria have exploited the processes of horizontal DNA transfer and genetic recombination as mechanisms for the generation of extensive protein variation and modulation of gene expression. Localized recombinations have been well documented in members of multigene families as have alterations in short repetitive sequences. Here we report an analysis of the chromosomal structure of a defined lineage of Neisseria gonorrhoeae strain MS1 1 pilin variants. This study reveals the occurrence of large rearrangements, including the amplification of a 26 kb region and an inversion involving more than a third of the chromosome. Additionally, a restriction site polymorphism that correlates with pilin expression has been observed. These findings highlight the flexibility of the gonococcal genome.","container-title":"FEMS Microbiology Letters","DOI":"10.1111/j.1574-6968.1996.tb08574.x","ISSN":"03781097, 15746968","issue":"2","language":"en","page":"173-179","source":"DOI.org (Crossref)","title":"Genome plasticity in &lt;i&gt;Neisseria gonorrhoeae&lt;/i&gt;","volume":"145","author":[{"family":"Gibbs","given":"Carol P."},{"family":"Meyer","given":"Thomas F."}],"issued":{"date-parts":[["1996",12]]}}}],"schema":"https://github.com/citation-style-language/schema/raw/master/csl-citation.json"} </w:instrText>
      </w:r>
      <w:r w:rsidR="001004D5">
        <w:fldChar w:fldCharType="separate"/>
      </w:r>
      <w:r w:rsidR="001004D5" w:rsidRPr="001004D5">
        <w:t>(Gibbs &amp; Meyer, 1996)</w:t>
      </w:r>
      <w:r w:rsidR="001004D5">
        <w:fldChar w:fldCharType="end"/>
      </w:r>
      <w:r>
        <w:t xml:space="preserve">. These findings underscore the necessity for more targeted antibiotic strategies that consider the genetic diversity and population structure of the bacterium, rather than approaching it as a homogeneous entity. Insights into the population structure reveal how adaptive mechanisms have contributed to the emergence of new </w:t>
      </w:r>
      <w:r w:rsidR="001004D5" w:rsidRPr="001004D5">
        <w:rPr>
          <w:i/>
        </w:rPr>
        <w:t>Neisseria gonorrhoeae</w:t>
      </w:r>
      <w:r>
        <w:t xml:space="preserve"> strains with diverse genetic compositions associated with antimicrobial resistance. High genomic plasticity of </w:t>
      </w:r>
      <w:r w:rsidR="001004D5" w:rsidRPr="001004D5">
        <w:rPr>
          <w:i/>
        </w:rPr>
        <w:t>Neisseria gonorrhoeae</w:t>
      </w:r>
      <w:r>
        <w:t xml:space="preserve"> complicates current treatment regimens as new resistant strains can emerge unpredictably, which highlights the urgent need for adaptive treatment strategies, including combination therapies and genomic surveillance-based interventions, to effectively manage and control the spread of resistant gonococcal strains.</w:t>
      </w:r>
    </w:p>
    <w:p w14:paraId="2EA92BC1" w14:textId="77777777" w:rsidR="00705FA3" w:rsidRDefault="00705FA3" w:rsidP="001A5711">
      <w:pPr>
        <w:pStyle w:val="NormalWeb"/>
        <w:spacing w:line="480" w:lineRule="auto"/>
        <w:jc w:val="both"/>
      </w:pPr>
    </w:p>
    <w:p w14:paraId="2B0056A5" w14:textId="77777777" w:rsidR="00705FA3" w:rsidRPr="002133F8" w:rsidRDefault="00705FA3" w:rsidP="00011881">
      <w:pPr>
        <w:pStyle w:val="Heading1"/>
      </w:pPr>
      <w:r w:rsidRPr="002133F8">
        <w:rPr>
          <w:rStyle w:val="Strong"/>
          <w:b/>
          <w:bCs/>
        </w:rPr>
        <w:t>Conclusion</w:t>
      </w:r>
    </w:p>
    <w:p w14:paraId="71D79441" w14:textId="7687DFAC" w:rsidR="00406F6D" w:rsidRDefault="00705FA3" w:rsidP="001A5711">
      <w:pPr>
        <w:pStyle w:val="NormalWeb"/>
        <w:spacing w:line="480" w:lineRule="auto"/>
        <w:jc w:val="both"/>
        <w:rPr>
          <w:ins w:id="220" w:author="Henry Kiema" w:date="2025-10-26T14:44:00Z"/>
        </w:rPr>
      </w:pPr>
      <w:r>
        <w:t xml:space="preserve">Our study advances the understanding of antibiotic resistance in </w:t>
      </w:r>
      <w:r w:rsidR="001004D5" w:rsidRPr="001004D5">
        <w:rPr>
          <w:i/>
        </w:rPr>
        <w:t>Neisseria gonorrhoeae</w:t>
      </w:r>
      <w:r>
        <w:t xml:space="preserve"> by characterizing its genetic diversity and population structure through SNP analysis, and by providing new insights into its recombination dynamics. The LD analysis revealed a rapid decay over short genomic distances, indicating high recombination activity among the isolates. This recombination contributes to elevated genetic diversity and facilitates the spread of antimicrobial resistance traits. Consistently, nucleotide diversity peaks aligned with regions of rapid LD decay, </w:t>
      </w:r>
      <w:r>
        <w:lastRenderedPageBreak/>
        <w:t xml:space="preserve">reinforcing the conclusion that recombination is a key driver of resistance evolution. The finding of the nucleotide diversity has shown that high recombination rates observed in the genomes of </w:t>
      </w:r>
      <w:r w:rsidR="001004D5" w:rsidRPr="001004D5">
        <w:rPr>
          <w:i/>
        </w:rPr>
        <w:t>Neisseria gonorrhoeae</w:t>
      </w:r>
      <w:r>
        <w:t xml:space="preserve"> are the key drivers of antimicrobial resistance, which increases its transmissibility. The analysis of the population structure of </w:t>
      </w:r>
      <w:r w:rsidR="001004D5" w:rsidRPr="001004D5">
        <w:rPr>
          <w:i/>
        </w:rPr>
        <w:t>Neisseria gonorrhoeae</w:t>
      </w:r>
      <w:r>
        <w:t xml:space="preserve"> from Kenyan isolates revealed different populations, although with outliers, indicating an ongoing development of resistance strains. </w:t>
      </w:r>
    </w:p>
    <w:p w14:paraId="2E2FD9E2" w14:textId="77777777" w:rsidR="00406F6D" w:rsidRDefault="00406F6D" w:rsidP="001A5711">
      <w:pPr>
        <w:pStyle w:val="NormalWeb"/>
        <w:spacing w:line="480" w:lineRule="auto"/>
        <w:jc w:val="both"/>
        <w:rPr>
          <w:ins w:id="221" w:author="Henry Kiema" w:date="2025-10-26T14:47:00Z"/>
        </w:rPr>
      </w:pPr>
      <w:ins w:id="222" w:author="Henry Kiema" w:date="2025-10-26T14:44:00Z">
        <w:r w:rsidRPr="00406F6D">
          <w:t>We confirm that Kenyan N. gonorrhoeae isolates are predominantly multidrug-resistant (MDR), characterized by the widespread presence of core resistance mechanisms, notably efflux pump genes (mtrCDE, farAB) and macrolide resistance determinants (macAB).Crucially, the genomic epidemiology analysis identified significant regional heterogeneity that impacts public health strategy. We found that the AMR gene burden is not uniform, with isolates from Western Kenya (Kisumu, Kombewa, Rift Valley) harboring a significantly higher number of resistance genes and displaying greater</w:t>
        </w:r>
        <w:r>
          <w:t xml:space="preserve"> genomic diversity (higher </w:t>
        </w:r>
      </w:ins>
      <w:ins w:id="223" w:author="Henry Kiema" w:date="2025-10-26T14:45:00Z">
        <w:r>
          <w:t>π</w:t>
        </w:r>
      </w:ins>
      <w:ins w:id="224" w:author="Henry Kiema" w:date="2025-10-26T14:44:00Z">
        <w:r w:rsidRPr="00406F6D">
          <w:t xml:space="preserve"> values) compared to the more clonal populations in the Central and Coastal regions. This suggests that Western Kenya may act as a hotspot for genetic exchange, which facilitates the spread of antimicrobial resistance traits, specifically establishing that high genetic diversity and high AMR gene burden are positively correlated in these regions.</w:t>
        </w:r>
      </w:ins>
    </w:p>
    <w:p w14:paraId="4708AF03" w14:textId="35094334" w:rsidR="00705FA3" w:rsidRDefault="00406F6D" w:rsidP="001A5711">
      <w:pPr>
        <w:pStyle w:val="NormalWeb"/>
        <w:spacing w:line="480" w:lineRule="auto"/>
        <w:jc w:val="both"/>
      </w:pPr>
      <w:ins w:id="225" w:author="Henry Kiema" w:date="2025-10-26T14:47:00Z">
        <w:r w:rsidRPr="00406F6D">
          <w:t>In light of the ongoing global spread of N. gonorrhoeae and the potential for co-infections with other emerging pathogens, these findings are immediately relevant for informing public health policy. The non-uniform distribution of resistance mandates a shift towards localized surveillance and regionally tailored treatment guidelines. Future control efforts should prioritize enhanced molecular surveillance in high-diversity, high-burden regions like Western Kenya to monitor the emergence of novel resistance types and ensure the continued efficacy of first-line therapies.</w:t>
        </w:r>
      </w:ins>
      <w:del w:id="226" w:author="Henry Kiema" w:date="2025-10-26T14:47:00Z">
        <w:r w:rsidR="00705FA3" w:rsidDel="00406F6D">
          <w:delText xml:space="preserve">Future research should broaden the biogeographic scope of the Kenyan </w:delText>
        </w:r>
        <w:r w:rsidR="001004D5" w:rsidRPr="001004D5" w:rsidDel="00406F6D">
          <w:rPr>
            <w:i/>
          </w:rPr>
          <w:delText>Neisseria gonorrhoeae</w:delText>
        </w:r>
        <w:r w:rsidR="00705FA3" w:rsidDel="00406F6D">
          <w:delText xml:space="preserve"> isolates and incorporate environmental analysis to assess whether the diversity is influenced by the ecological factors</w:delText>
        </w:r>
      </w:del>
      <w:r w:rsidR="00705FA3">
        <w:t>.</w:t>
      </w:r>
    </w:p>
    <w:p w14:paraId="332EF356" w14:textId="77777777" w:rsidR="00705FA3" w:rsidRDefault="00705FA3" w:rsidP="001A5711">
      <w:pPr>
        <w:pStyle w:val="NormalWeb"/>
        <w:spacing w:line="480" w:lineRule="auto"/>
        <w:jc w:val="both"/>
      </w:pPr>
    </w:p>
    <w:p w14:paraId="2B39FDA4" w14:textId="77777777" w:rsidR="00705FA3" w:rsidRDefault="001004D5" w:rsidP="00011881">
      <w:pPr>
        <w:pStyle w:val="Heading1"/>
      </w:pPr>
      <w:r w:rsidRPr="001004D5">
        <w:t>References</w:t>
      </w:r>
    </w:p>
    <w:p w14:paraId="3A6E1298" w14:textId="77777777" w:rsidR="00697BEE" w:rsidRPr="00697BEE" w:rsidRDefault="008D260A" w:rsidP="00697BEE">
      <w:pPr>
        <w:pStyle w:val="Bibliography"/>
      </w:pPr>
      <w:r>
        <w:rPr>
          <w:lang w:eastAsia="zh-CN" w:bidi="hi-IN"/>
        </w:rPr>
        <w:fldChar w:fldCharType="begin"/>
      </w:r>
      <w:r>
        <w:rPr>
          <w:lang w:eastAsia="zh-CN" w:bidi="hi-IN"/>
        </w:rPr>
        <w:instrText xml:space="preserve"> ADDIN ZOTERO_BIBL {"uncited":[],"omitted":[],"custom":[]} CSL_BIBLIOGRAPHY </w:instrText>
      </w:r>
      <w:r>
        <w:rPr>
          <w:lang w:eastAsia="zh-CN" w:bidi="hi-IN"/>
        </w:rPr>
        <w:fldChar w:fldCharType="separate"/>
      </w:r>
      <w:r w:rsidR="00697BEE" w:rsidRPr="00697BEE">
        <w:t xml:space="preserve">Arenas, M., Araujo, N. M., Branco, C., Castelhano, N., Castro-Nallar, E., &amp; Pérez-Losada, M. (2018). Mutation and recombination in pathogen evolution: Relevance, methods and controversies. </w:t>
      </w:r>
      <w:r w:rsidR="00697BEE" w:rsidRPr="00697BEE">
        <w:rPr>
          <w:i/>
          <w:iCs/>
        </w:rPr>
        <w:t>Infection, Genetics and Evolution</w:t>
      </w:r>
      <w:r w:rsidR="00697BEE" w:rsidRPr="00697BEE">
        <w:t xml:space="preserve">, </w:t>
      </w:r>
      <w:r w:rsidR="00697BEE" w:rsidRPr="00697BEE">
        <w:rPr>
          <w:i/>
          <w:iCs/>
        </w:rPr>
        <w:t>63</w:t>
      </w:r>
      <w:r w:rsidR="00697BEE" w:rsidRPr="00697BEE">
        <w:t>, 295–306. https://doi.org/10.1016/j.meegid.2017.09.029</w:t>
      </w:r>
    </w:p>
    <w:p w14:paraId="2BCC1422" w14:textId="77777777" w:rsidR="00697BEE" w:rsidRPr="00697BEE" w:rsidRDefault="00697BEE" w:rsidP="00697BEE">
      <w:pPr>
        <w:pStyle w:val="Bibliography"/>
      </w:pPr>
      <w:r w:rsidRPr="00697BEE">
        <w:t xml:space="preserve">Belland, R. J., Morrison, S. G., Ison, C., &amp; Huang, W. M. (1994). </w:t>
      </w:r>
      <w:r w:rsidRPr="00697BEE">
        <w:rPr>
          <w:i/>
          <w:iCs/>
        </w:rPr>
        <w:t>Neisseria gonorrhoeae</w:t>
      </w:r>
      <w:r w:rsidRPr="00697BEE">
        <w:t xml:space="preserve"> acquires mutations in analogous regions of gyrA and parC in fluoroquinolone‐resistant isolates. </w:t>
      </w:r>
      <w:r w:rsidRPr="00697BEE">
        <w:rPr>
          <w:i/>
          <w:iCs/>
        </w:rPr>
        <w:t>Molecular Microbiology</w:t>
      </w:r>
      <w:r w:rsidRPr="00697BEE">
        <w:t xml:space="preserve">, </w:t>
      </w:r>
      <w:r w:rsidRPr="00697BEE">
        <w:rPr>
          <w:i/>
          <w:iCs/>
        </w:rPr>
        <w:t>14</w:t>
      </w:r>
      <w:r w:rsidRPr="00697BEE">
        <w:t>(2), 371–380. https://doi.org/10.1111/j.1365-2958.1994.tb01297.x</w:t>
      </w:r>
    </w:p>
    <w:p w14:paraId="4F2D17B2" w14:textId="77777777" w:rsidR="00697BEE" w:rsidRPr="00697BEE" w:rsidRDefault="00697BEE" w:rsidP="00697BEE">
      <w:pPr>
        <w:pStyle w:val="Bibliography"/>
      </w:pPr>
      <w:r w:rsidRPr="00697BEE">
        <w:t xml:space="preserve">Bolger, A. M., Lohse, M., &amp; Usadel, B. (2014). Trimmomatic: A flexible trimmer for Illumina sequence data. </w:t>
      </w:r>
      <w:r w:rsidRPr="00697BEE">
        <w:rPr>
          <w:i/>
          <w:iCs/>
        </w:rPr>
        <w:t>Bioinformatics</w:t>
      </w:r>
      <w:r w:rsidRPr="00697BEE">
        <w:t xml:space="preserve">, </w:t>
      </w:r>
      <w:r w:rsidRPr="00697BEE">
        <w:rPr>
          <w:i/>
          <w:iCs/>
        </w:rPr>
        <w:t>30</w:t>
      </w:r>
      <w:r w:rsidRPr="00697BEE">
        <w:t>(15), 2114–2120. https://doi.org/10.1093/bioinformatics/btu170</w:t>
      </w:r>
    </w:p>
    <w:p w14:paraId="0FF2DC1D" w14:textId="77777777" w:rsidR="00697BEE" w:rsidRPr="00697BEE" w:rsidRDefault="00697BEE" w:rsidP="00697BEE">
      <w:pPr>
        <w:pStyle w:val="Bibliography"/>
      </w:pPr>
      <w:r w:rsidRPr="00697BEE">
        <w:t xml:space="preserve">Chander, S., Garcia-Oliveira, A. L., Gedil, M., Shah, T., Otusanya, G. O., Asiedu, R., &amp; Chigeza, G. (2021). Genetic Diversity and Population Structure of Soybean Lines Adapted to Sub-Saharan Africa Using Single Nucleotide Polymorphism (SNP) Markers. </w:t>
      </w:r>
      <w:r w:rsidRPr="00697BEE">
        <w:rPr>
          <w:i/>
          <w:iCs/>
        </w:rPr>
        <w:t>Agronomy</w:t>
      </w:r>
      <w:r w:rsidRPr="00697BEE">
        <w:t xml:space="preserve">, </w:t>
      </w:r>
      <w:r w:rsidRPr="00697BEE">
        <w:rPr>
          <w:i/>
          <w:iCs/>
        </w:rPr>
        <w:t>11</w:t>
      </w:r>
      <w:r w:rsidRPr="00697BEE">
        <w:t>(3), 604. https://doi.org/10.3390/agronomy11030604</w:t>
      </w:r>
    </w:p>
    <w:p w14:paraId="72F2ECD8" w14:textId="77777777" w:rsidR="00697BEE" w:rsidRPr="00697BEE" w:rsidRDefault="00697BEE" w:rsidP="00697BEE">
      <w:pPr>
        <w:pStyle w:val="Bibliography"/>
      </w:pPr>
      <w:r w:rsidRPr="00697BEE">
        <w:t xml:space="preserve">Danecek, P., Auton, A., Abecasis, G., Albers, C. A., Banks, E., DePristo, M. A., Handsaker, R. E., Lunter, G., Marth, G. T., Sherry, S. T., McVean, G., Durbin, R., &amp; 1000 Genomes Project Analysis Group. (2011). The variant call format and VCFtools. </w:t>
      </w:r>
      <w:r w:rsidRPr="00697BEE">
        <w:rPr>
          <w:i/>
          <w:iCs/>
        </w:rPr>
        <w:t>Bioinformatics</w:t>
      </w:r>
      <w:r w:rsidRPr="00697BEE">
        <w:t xml:space="preserve">, </w:t>
      </w:r>
      <w:r w:rsidRPr="00697BEE">
        <w:rPr>
          <w:i/>
          <w:iCs/>
        </w:rPr>
        <w:t>27</w:t>
      </w:r>
      <w:r w:rsidRPr="00697BEE">
        <w:t>(15), 2156–2158. https://doi.org/10.1093/bioinformatics/btr330</w:t>
      </w:r>
    </w:p>
    <w:p w14:paraId="6C751007" w14:textId="77777777" w:rsidR="00697BEE" w:rsidRPr="00697BEE" w:rsidRDefault="00697BEE" w:rsidP="00697BEE">
      <w:pPr>
        <w:pStyle w:val="Bibliography"/>
      </w:pPr>
      <w:r w:rsidRPr="00697BEE">
        <w:t xml:space="preserve">De Korne-Elenbaas, J., Bruisten, S. M., Van Dam, A. P., Maiden, M. C. J., &amp; Harrison, O. B. (2022). The Neisseria gonorrhoeae Accessory Genome and Its Association with the Core </w:t>
      </w:r>
      <w:r w:rsidRPr="00697BEE">
        <w:lastRenderedPageBreak/>
        <w:t xml:space="preserve">Genome and Antimicrobial Resistance. </w:t>
      </w:r>
      <w:r w:rsidRPr="00697BEE">
        <w:rPr>
          <w:i/>
          <w:iCs/>
        </w:rPr>
        <w:t>Microbiology Spectrum</w:t>
      </w:r>
      <w:r w:rsidRPr="00697BEE">
        <w:t xml:space="preserve">, </w:t>
      </w:r>
      <w:r w:rsidRPr="00697BEE">
        <w:rPr>
          <w:i/>
          <w:iCs/>
        </w:rPr>
        <w:t>10</w:t>
      </w:r>
      <w:r w:rsidRPr="00697BEE">
        <w:t>(3), e02654-21. https://doi.org/10.1128/spectrum.02654-21</w:t>
      </w:r>
    </w:p>
    <w:p w14:paraId="61F4DC98" w14:textId="77777777" w:rsidR="00697BEE" w:rsidRPr="00697BEE" w:rsidRDefault="00697BEE" w:rsidP="00697BEE">
      <w:pPr>
        <w:pStyle w:val="Bibliography"/>
      </w:pPr>
      <w:r w:rsidRPr="00697BEE">
        <w:t xml:space="preserve">Fiore, M. A., Raisman, J. C., Wong, N. H., Hudson, A. O., &amp; Wadsworth, C. B. (2020). Exploration of the Neisseria Resistome Reveals Resistance Mechanisms in Commensals That May Be Acquired by N. gonorrhoeae through Horizontal Gene Transfer. </w:t>
      </w:r>
      <w:r w:rsidRPr="00697BEE">
        <w:rPr>
          <w:i/>
          <w:iCs/>
        </w:rPr>
        <w:t>Antibiotics</w:t>
      </w:r>
      <w:r w:rsidRPr="00697BEE">
        <w:t xml:space="preserve">, </w:t>
      </w:r>
      <w:r w:rsidRPr="00697BEE">
        <w:rPr>
          <w:i/>
          <w:iCs/>
        </w:rPr>
        <w:t>9</w:t>
      </w:r>
      <w:r w:rsidRPr="00697BEE">
        <w:t>(10), 656. https://doi.org/10.3390/antibiotics9100656</w:t>
      </w:r>
    </w:p>
    <w:p w14:paraId="09BF9D65" w14:textId="77777777" w:rsidR="00697BEE" w:rsidRPr="00697BEE" w:rsidRDefault="00697BEE" w:rsidP="00697BEE">
      <w:pPr>
        <w:pStyle w:val="Bibliography"/>
      </w:pPr>
      <w:r w:rsidRPr="00697BEE">
        <w:t xml:space="preserve">Gibbs, C. P., &amp; Meyer, T. F. (1996). Genome plasticity in </w:t>
      </w:r>
      <w:r w:rsidRPr="00697BEE">
        <w:rPr>
          <w:i/>
          <w:iCs/>
        </w:rPr>
        <w:t>Neisseria gonorrhoeae</w:t>
      </w:r>
      <w:r w:rsidRPr="00697BEE">
        <w:t xml:space="preserve">. </w:t>
      </w:r>
      <w:r w:rsidRPr="00697BEE">
        <w:rPr>
          <w:i/>
          <w:iCs/>
        </w:rPr>
        <w:t>FEMS Microbiology Letters</w:t>
      </w:r>
      <w:r w:rsidRPr="00697BEE">
        <w:t xml:space="preserve">, </w:t>
      </w:r>
      <w:r w:rsidRPr="00697BEE">
        <w:rPr>
          <w:i/>
          <w:iCs/>
        </w:rPr>
        <w:t>145</w:t>
      </w:r>
      <w:r w:rsidRPr="00697BEE">
        <w:t>(2), 173–179. https://doi.org/10.1111/j.1574-6968.1996.tb08574.x</w:t>
      </w:r>
    </w:p>
    <w:p w14:paraId="1705EDEE" w14:textId="77777777" w:rsidR="00697BEE" w:rsidRPr="00697BEE" w:rsidRDefault="00697BEE" w:rsidP="00697BEE">
      <w:pPr>
        <w:pStyle w:val="Bibliography"/>
      </w:pPr>
      <w:r w:rsidRPr="00697BEE">
        <w:t xml:space="preserve">Gurevich, A., Saveliev, V., Vyahhi, N., &amp; Tesler, G. (2013). QUAST: Quality assessment tool for genome assemblies. </w:t>
      </w:r>
      <w:r w:rsidRPr="00697BEE">
        <w:rPr>
          <w:i/>
          <w:iCs/>
        </w:rPr>
        <w:t>Bioinformatics</w:t>
      </w:r>
      <w:r w:rsidRPr="00697BEE">
        <w:t xml:space="preserve">, </w:t>
      </w:r>
      <w:r w:rsidRPr="00697BEE">
        <w:rPr>
          <w:i/>
          <w:iCs/>
        </w:rPr>
        <w:t>29</w:t>
      </w:r>
      <w:r w:rsidRPr="00697BEE">
        <w:t>(8), 1072–1075. https://doi.org/10.1093/bioinformatics/btt086</w:t>
      </w:r>
    </w:p>
    <w:p w14:paraId="59858CD1" w14:textId="77777777" w:rsidR="00697BEE" w:rsidRPr="00697BEE" w:rsidRDefault="00697BEE" w:rsidP="00697BEE">
      <w:pPr>
        <w:pStyle w:val="Bibliography"/>
      </w:pPr>
      <w:r w:rsidRPr="00697BEE">
        <w:t xml:space="preserve">Juma, M., Sankaradoss, A., Ndombi, R., Mwaura, P., Damodar, T., Nazir, J., Pandit, A., Khurana, R., Masika, M., Chirchir, R., Gachie, J., Krishna, S., Sowdhamini, R., Anzala, O., &amp; Meenakshi, I. S. (2021). Antimicrobial Resistance Profiling and Phylogenetic Analysis of Neisseria gonorrhoeae Clinical Isolates From Kenya in a Resource-Limited Setting. </w:t>
      </w:r>
      <w:r w:rsidRPr="00697BEE">
        <w:rPr>
          <w:i/>
          <w:iCs/>
        </w:rPr>
        <w:t>Frontiers in Microbiology</w:t>
      </w:r>
      <w:r w:rsidRPr="00697BEE">
        <w:t xml:space="preserve">, </w:t>
      </w:r>
      <w:r w:rsidRPr="00697BEE">
        <w:rPr>
          <w:i/>
          <w:iCs/>
        </w:rPr>
        <w:t>12</w:t>
      </w:r>
      <w:r w:rsidRPr="00697BEE">
        <w:t>, 647565. https://doi.org/10.3389/fmicb.2021.647565</w:t>
      </w:r>
    </w:p>
    <w:p w14:paraId="73780118" w14:textId="77777777" w:rsidR="00697BEE" w:rsidRPr="00697BEE" w:rsidRDefault="00697BEE" w:rsidP="00697BEE">
      <w:pPr>
        <w:pStyle w:val="Bibliography"/>
      </w:pPr>
      <w:r w:rsidRPr="00697BEE">
        <w:t xml:space="preserve">Katale, B. Z., Misinzo, G., Mshana, S. E., Chiyangi, H., Campino, S., Clark, T. G., Good, L., Rweyemamu, M. M., &amp; Matee, M. I. (2020). Genetic diversity and risk factors for the transmission of antimicrobial resistance across human, animals and environmental compartments in East Africa: A review. </w:t>
      </w:r>
      <w:r w:rsidRPr="00697BEE">
        <w:rPr>
          <w:i/>
          <w:iCs/>
        </w:rPr>
        <w:t>Antimicrobial Resistance &amp; Infection Control</w:t>
      </w:r>
      <w:r w:rsidRPr="00697BEE">
        <w:t xml:space="preserve">, </w:t>
      </w:r>
      <w:r w:rsidRPr="00697BEE">
        <w:rPr>
          <w:i/>
          <w:iCs/>
        </w:rPr>
        <w:t>9</w:t>
      </w:r>
      <w:r w:rsidRPr="00697BEE">
        <w:t>(1), 127. https://doi.org/10.1186/s13756-020-00786-7</w:t>
      </w:r>
    </w:p>
    <w:p w14:paraId="5DCEE762" w14:textId="77777777" w:rsidR="00697BEE" w:rsidRPr="00697BEE" w:rsidRDefault="00697BEE" w:rsidP="00697BEE">
      <w:pPr>
        <w:pStyle w:val="Bibliography"/>
      </w:pPr>
      <w:r w:rsidRPr="00697BEE">
        <w:lastRenderedPageBreak/>
        <w:t xml:space="preserve">Kivata, M. W., Mbuchi, M., Eyase, F. L., Bulimo, W. D., Kyanya, C. K., Oundo, V., Muriithi, S. W., Andagalu, B., Mbinda, W. M., Soge, O. O., McClelland, R. S., Sang, W., &amp; Mancuso, J. D. (2019). gyrA and parC mutations in fluoroquinolone-resistant Neisseria gonorrhoeae isolates from Kenya. </w:t>
      </w:r>
      <w:r w:rsidRPr="00697BEE">
        <w:rPr>
          <w:i/>
          <w:iCs/>
        </w:rPr>
        <w:t>BMC Microbiology</w:t>
      </w:r>
      <w:r w:rsidRPr="00697BEE">
        <w:t xml:space="preserve">, </w:t>
      </w:r>
      <w:r w:rsidRPr="00697BEE">
        <w:rPr>
          <w:i/>
          <w:iCs/>
        </w:rPr>
        <w:t>19</w:t>
      </w:r>
      <w:r w:rsidRPr="00697BEE">
        <w:t>(1), 76. https://doi.org/10.1186/s12866-019-1439-1</w:t>
      </w:r>
    </w:p>
    <w:p w14:paraId="658F8992" w14:textId="77777777" w:rsidR="00697BEE" w:rsidRPr="00697BEE" w:rsidRDefault="00697BEE" w:rsidP="00697BEE">
      <w:pPr>
        <w:pStyle w:val="Bibliography"/>
      </w:pPr>
      <w:r w:rsidRPr="00697BEE">
        <w:t xml:space="preserve">Kivikoski, M., Rastas, P., Löytynoja, A., &amp; Merilä, J. (2023). Predicting recombination frequency from map distance. </w:t>
      </w:r>
      <w:r w:rsidRPr="00697BEE">
        <w:rPr>
          <w:i/>
          <w:iCs/>
        </w:rPr>
        <w:t>Heredity</w:t>
      </w:r>
      <w:r w:rsidRPr="00697BEE">
        <w:t xml:space="preserve">, </w:t>
      </w:r>
      <w:r w:rsidRPr="00697BEE">
        <w:rPr>
          <w:i/>
          <w:iCs/>
        </w:rPr>
        <w:t>130</w:t>
      </w:r>
      <w:r w:rsidRPr="00697BEE">
        <w:t>(3), 114–121. https://doi.org/10.1038/s41437-022-00585-3</w:t>
      </w:r>
    </w:p>
    <w:p w14:paraId="4E9D8041" w14:textId="77777777" w:rsidR="00697BEE" w:rsidRPr="00697BEE" w:rsidRDefault="00697BEE" w:rsidP="00697BEE">
      <w:pPr>
        <w:pStyle w:val="Bibliography"/>
      </w:pPr>
      <w:r w:rsidRPr="00697BEE">
        <w:t xml:space="preserve">Li, H. (2013). </w:t>
      </w:r>
      <w:r w:rsidRPr="00697BEE">
        <w:rPr>
          <w:i/>
          <w:iCs/>
        </w:rPr>
        <w:t>Aligning sequence reads, clone sequences and assembly contigs with BWA-MEM</w:t>
      </w:r>
      <w:r w:rsidRPr="00697BEE">
        <w:t xml:space="preserve"> (No. arXiv:1303.3997). arXiv. https://doi.org/10.48550/arXiv.1303.3997</w:t>
      </w:r>
    </w:p>
    <w:p w14:paraId="0B4E0BC4" w14:textId="77777777" w:rsidR="00697BEE" w:rsidRPr="00697BEE" w:rsidRDefault="00697BEE" w:rsidP="00697BEE">
      <w:pPr>
        <w:pStyle w:val="Bibliography"/>
      </w:pPr>
      <w:r w:rsidRPr="00697BEE">
        <w:t xml:space="preserve">Li, H., Handsaker, B., Wysoker, A., Fennell, T., Ruan, J., Homer, N., Marth, G., Abecasis, G., Durbin, R., &amp; 1000 Genome Project Data Processing Subgroup. (2009). The Sequence Alignment/Map format and SAMtools. </w:t>
      </w:r>
      <w:r w:rsidRPr="00697BEE">
        <w:rPr>
          <w:i/>
          <w:iCs/>
        </w:rPr>
        <w:t>Bioinformatics</w:t>
      </w:r>
      <w:r w:rsidRPr="00697BEE">
        <w:t xml:space="preserve">, </w:t>
      </w:r>
      <w:r w:rsidRPr="00697BEE">
        <w:rPr>
          <w:i/>
          <w:iCs/>
        </w:rPr>
        <w:t>25</w:t>
      </w:r>
      <w:r w:rsidRPr="00697BEE">
        <w:t>(16), 2078–2079. https://doi.org/10.1093/bioinformatics/btp352</w:t>
      </w:r>
    </w:p>
    <w:p w14:paraId="4C2622FD" w14:textId="77777777" w:rsidR="00697BEE" w:rsidRPr="00697BEE" w:rsidRDefault="00697BEE" w:rsidP="00697BEE">
      <w:pPr>
        <w:pStyle w:val="Bibliography"/>
      </w:pPr>
      <w:r w:rsidRPr="00697BEE">
        <w:t xml:space="preserve">Liu, B. M., Rakhmanina, N. Y., Yang, Z., &amp; Bukrinsky, M. I. (2024). Mpox (Monkeypox) Virus and Its Co-Infection with HIV, Sexually Transmitted Infections, or Bacterial Superinfections: Double Whammy or a New Prime Culprit? </w:t>
      </w:r>
      <w:r w:rsidRPr="00697BEE">
        <w:rPr>
          <w:i/>
          <w:iCs/>
        </w:rPr>
        <w:t>Viruses</w:t>
      </w:r>
      <w:r w:rsidRPr="00697BEE">
        <w:t xml:space="preserve">, </w:t>
      </w:r>
      <w:r w:rsidRPr="00697BEE">
        <w:rPr>
          <w:i/>
          <w:iCs/>
        </w:rPr>
        <w:t>16</w:t>
      </w:r>
      <w:r w:rsidRPr="00697BEE">
        <w:t>(5), 784. https://doi.org/10.3390/v16050784</w:t>
      </w:r>
    </w:p>
    <w:p w14:paraId="6E191402" w14:textId="77777777" w:rsidR="00697BEE" w:rsidRPr="00697BEE" w:rsidRDefault="00697BEE" w:rsidP="00697BEE">
      <w:pPr>
        <w:pStyle w:val="Bibliography"/>
      </w:pPr>
      <w:r w:rsidRPr="00697BEE">
        <w:t xml:space="preserve">Maatouk, I., Vumbugwa, P., Cherdtrakulkiat, T., Heng, L. S., Hoffman, I., Palaypayon, N., Kakooza, F., Kittiyaowamarn, R., Kyambadde, P., Lahra, M. M., Lan, P. T., Maseko, V., Matoga, M., Machiha, A., Müller, E., Nguyen, T. T. P., Doanh, L. H., Ouk, V., Setiawaty, V., … Vumbugwa, P. (2025). Antimicrobial resistance in Neisseria gonorrhoeae in nine sentinel countries within the World Health Organization Enhanced </w:t>
      </w:r>
      <w:r w:rsidRPr="00697BEE">
        <w:lastRenderedPageBreak/>
        <w:t xml:space="preserve">Gonococcal Antimicrobial Surveillance Programme (EGASP), 2023: A retrospective observational study. </w:t>
      </w:r>
      <w:r w:rsidRPr="00697BEE">
        <w:rPr>
          <w:i/>
          <w:iCs/>
        </w:rPr>
        <w:t>The Lancet Regional Health - Western Pacific</w:t>
      </w:r>
      <w:r w:rsidRPr="00697BEE">
        <w:t xml:space="preserve">, </w:t>
      </w:r>
      <w:r w:rsidRPr="00697BEE">
        <w:rPr>
          <w:i/>
          <w:iCs/>
        </w:rPr>
        <w:t>61</w:t>
      </w:r>
      <w:r w:rsidRPr="00697BEE">
        <w:t>, 101663. https://doi.org/10.1016/j.lanwpc.2025.101663</w:t>
      </w:r>
    </w:p>
    <w:p w14:paraId="5321713C" w14:textId="77777777" w:rsidR="00697BEE" w:rsidRPr="00697BEE" w:rsidRDefault="00697BEE" w:rsidP="00697BEE">
      <w:pPr>
        <w:pStyle w:val="Bibliography"/>
      </w:pPr>
      <w:r w:rsidRPr="00697BEE">
        <w:t xml:space="preserve">Manoharan-Basil, S. S., Laumen, J. G. E., Van Dijck, C., De Block, T., De Baetselier, I., &amp; Kenyon, C. (2021). Evidence of Horizontal Gene Transfer of 50S Ribosomal Genes rplB, rplD, and rplY in Neisseria gonorrhoeae. </w:t>
      </w:r>
      <w:r w:rsidRPr="00697BEE">
        <w:rPr>
          <w:i/>
          <w:iCs/>
        </w:rPr>
        <w:t>Frontiers in Microbiology</w:t>
      </w:r>
      <w:r w:rsidRPr="00697BEE">
        <w:t xml:space="preserve">, </w:t>
      </w:r>
      <w:r w:rsidRPr="00697BEE">
        <w:rPr>
          <w:i/>
          <w:iCs/>
        </w:rPr>
        <w:t>12</w:t>
      </w:r>
      <w:r w:rsidRPr="00697BEE">
        <w:t>, 683901. https://doi.org/10.3389/fmicb.2021.683901</w:t>
      </w:r>
    </w:p>
    <w:p w14:paraId="4501E2D6" w14:textId="77777777" w:rsidR="00697BEE" w:rsidRPr="00697BEE" w:rsidRDefault="00697BEE" w:rsidP="00697BEE">
      <w:pPr>
        <w:pStyle w:val="Bibliography"/>
      </w:pPr>
      <w:r w:rsidRPr="00697BEE">
        <w:t xml:space="preserve">Nacht, C., Agingu, W., Otieno, F., Odhiambo, F., &amp; Mehta, S. D. (2020). Antimicrobial resistance patterns in </w:t>
      </w:r>
      <w:r w:rsidRPr="00697BEE">
        <w:rPr>
          <w:i/>
          <w:iCs/>
        </w:rPr>
        <w:t>Neisseria gonorrhoeae</w:t>
      </w:r>
      <w:r w:rsidRPr="00697BEE">
        <w:t xml:space="preserve"> among male clients of a sexually transmitted infections clinic in Kisumu, Kenya. </w:t>
      </w:r>
      <w:r w:rsidRPr="00697BEE">
        <w:rPr>
          <w:i/>
          <w:iCs/>
        </w:rPr>
        <w:t>International Journal of STD &amp; AIDS</w:t>
      </w:r>
      <w:r w:rsidRPr="00697BEE">
        <w:t xml:space="preserve">, </w:t>
      </w:r>
      <w:r w:rsidRPr="00697BEE">
        <w:rPr>
          <w:i/>
          <w:iCs/>
        </w:rPr>
        <w:t>31</w:t>
      </w:r>
      <w:r w:rsidRPr="00697BEE">
        <w:t>(1), 46–52. https://doi.org/10.1177/0956462419881087</w:t>
      </w:r>
    </w:p>
    <w:p w14:paraId="746815FD" w14:textId="77777777" w:rsidR="00697BEE" w:rsidRPr="00697BEE" w:rsidRDefault="00697BEE" w:rsidP="00697BEE">
      <w:pPr>
        <w:pStyle w:val="Bibliography"/>
      </w:pPr>
      <w:r w:rsidRPr="00697BEE">
        <w:t xml:space="preserve">Prjibelski, A., Antipov, D., Meleshko, D., Lapidus, A., &amp; Korobeynikov, A. (2020). Using SPAdes De Novo Assembler. </w:t>
      </w:r>
      <w:r w:rsidRPr="00697BEE">
        <w:rPr>
          <w:i/>
          <w:iCs/>
        </w:rPr>
        <w:t>Current Protocols in Bioinformatics</w:t>
      </w:r>
      <w:r w:rsidRPr="00697BEE">
        <w:t xml:space="preserve">, </w:t>
      </w:r>
      <w:r w:rsidRPr="00697BEE">
        <w:rPr>
          <w:i/>
          <w:iCs/>
        </w:rPr>
        <w:t>70</w:t>
      </w:r>
      <w:r w:rsidRPr="00697BEE">
        <w:t>(1), e102. https://doi.org/10.1002/cpbi.102</w:t>
      </w:r>
    </w:p>
    <w:p w14:paraId="58207A7A" w14:textId="77777777" w:rsidR="00697BEE" w:rsidRPr="00697BEE" w:rsidRDefault="00697BEE" w:rsidP="00697BEE">
      <w:pPr>
        <w:pStyle w:val="Bibliography"/>
      </w:pPr>
      <w:r w:rsidRPr="00697BEE">
        <w:t xml:space="preserve">Shikov, A. E., Savina, I. A., Nizhnikov, A. A., &amp; Antonets, K. S. (2023). Recombination in Bacterial Genomes: Evolutionary Trends. </w:t>
      </w:r>
      <w:r w:rsidRPr="00697BEE">
        <w:rPr>
          <w:i/>
          <w:iCs/>
        </w:rPr>
        <w:t>Toxins</w:t>
      </w:r>
      <w:r w:rsidRPr="00697BEE">
        <w:t xml:space="preserve">, </w:t>
      </w:r>
      <w:r w:rsidRPr="00697BEE">
        <w:rPr>
          <w:i/>
          <w:iCs/>
        </w:rPr>
        <w:t>15</w:t>
      </w:r>
      <w:r w:rsidRPr="00697BEE">
        <w:t>(9), 568. https://doi.org/10.3390/toxins15090568</w:t>
      </w:r>
    </w:p>
    <w:p w14:paraId="710785FD" w14:textId="77777777" w:rsidR="00697BEE" w:rsidRPr="00697BEE" w:rsidRDefault="00697BEE" w:rsidP="00697BEE">
      <w:pPr>
        <w:pStyle w:val="Bibliography"/>
      </w:pPr>
      <w:r w:rsidRPr="00697BEE">
        <w:t xml:space="preserve">Simão, F. A., Waterhouse, R. M., Ioannidis, P., Kriventseva, E. V., &amp; Zdobnov, E. M. (2015). BUSCO: Assessing genome assembly and annotation completeness with single-copy orthologs. </w:t>
      </w:r>
      <w:r w:rsidRPr="00697BEE">
        <w:rPr>
          <w:i/>
          <w:iCs/>
        </w:rPr>
        <w:t>Bioinformatics</w:t>
      </w:r>
      <w:r w:rsidRPr="00697BEE">
        <w:t xml:space="preserve">, </w:t>
      </w:r>
      <w:r w:rsidRPr="00697BEE">
        <w:rPr>
          <w:i/>
          <w:iCs/>
        </w:rPr>
        <w:t>31</w:t>
      </w:r>
      <w:r w:rsidRPr="00697BEE">
        <w:t>(19), 3210–3212. https://doi.org/10.1093/bioinformatics/btv351</w:t>
      </w:r>
    </w:p>
    <w:p w14:paraId="48AC3BC9" w14:textId="77777777" w:rsidR="00697BEE" w:rsidRPr="00697BEE" w:rsidRDefault="00697BEE" w:rsidP="00697BEE">
      <w:pPr>
        <w:pStyle w:val="Bibliography"/>
      </w:pPr>
      <w:r w:rsidRPr="00697BEE">
        <w:lastRenderedPageBreak/>
        <w:t xml:space="preserve">Unemo, M., &amp; Shafer, W. M. (2014). Antimicrobial Resistance in Neisseria gonorrhoeae in the 21st Century: Past, Evolution, and Future. </w:t>
      </w:r>
      <w:r w:rsidRPr="00697BEE">
        <w:rPr>
          <w:i/>
          <w:iCs/>
        </w:rPr>
        <w:t>Clinical Microbiology Reviews</w:t>
      </w:r>
      <w:r w:rsidRPr="00697BEE">
        <w:t xml:space="preserve">, </w:t>
      </w:r>
      <w:r w:rsidRPr="00697BEE">
        <w:rPr>
          <w:i/>
          <w:iCs/>
        </w:rPr>
        <w:t>27</w:t>
      </w:r>
      <w:r w:rsidRPr="00697BEE">
        <w:t>(3), 587–613. https://doi.org/10.1128/CMR.00010-14</w:t>
      </w:r>
    </w:p>
    <w:p w14:paraId="2FC3381F" w14:textId="36865503" w:rsidR="001004D5" w:rsidRPr="001004D5" w:rsidRDefault="008D260A" w:rsidP="008D260A">
      <w:pPr>
        <w:pStyle w:val="BodyText"/>
        <w:spacing w:line="480" w:lineRule="auto"/>
        <w:ind w:firstLine="0"/>
        <w:rPr>
          <w:lang w:eastAsia="zh-CN" w:bidi="hi-IN"/>
        </w:rPr>
      </w:pPr>
      <w:r>
        <w:rPr>
          <w:lang w:eastAsia="zh-CN" w:bidi="hi-IN"/>
        </w:rPr>
        <w:fldChar w:fldCharType="end"/>
      </w:r>
    </w:p>
    <w:p w14:paraId="6F4CCFE8" w14:textId="77777777" w:rsidR="008D260A" w:rsidRDefault="008D260A" w:rsidP="00011881">
      <w:pPr>
        <w:pStyle w:val="Heading1"/>
      </w:pPr>
      <w:r w:rsidRPr="00DD2F5C">
        <w:t>Declarations</w:t>
      </w:r>
    </w:p>
    <w:p w14:paraId="70D0DE88" w14:textId="77777777" w:rsidR="008D260A" w:rsidRPr="002133F8" w:rsidRDefault="008D260A" w:rsidP="002133F8">
      <w:pPr>
        <w:pStyle w:val="Heading2"/>
      </w:pPr>
      <w:r w:rsidRPr="002133F8">
        <w:t>Ethics approval and consent to participate</w:t>
      </w:r>
    </w:p>
    <w:p w14:paraId="17F5ECF0" w14:textId="77777777" w:rsidR="008D260A" w:rsidRDefault="008D260A" w:rsidP="008D260A">
      <w:pPr>
        <w:pStyle w:val="BodyText"/>
        <w:spacing w:line="480" w:lineRule="auto"/>
        <w:ind w:firstLine="0"/>
        <w:jc w:val="both"/>
      </w:pPr>
      <w:r w:rsidRPr="00DD2F5C">
        <w:rPr>
          <w:rFonts w:cs="Times New Roman"/>
        </w:rPr>
        <w:t>Not applicable</w:t>
      </w:r>
    </w:p>
    <w:p w14:paraId="508F6B75" w14:textId="77777777" w:rsidR="008D260A" w:rsidRDefault="008D260A" w:rsidP="002133F8">
      <w:pPr>
        <w:pStyle w:val="Heading2"/>
      </w:pPr>
      <w:r w:rsidRPr="00DD2F5C">
        <w:t>Consent for publication</w:t>
      </w:r>
    </w:p>
    <w:p w14:paraId="71A8235A" w14:textId="230CEDBC" w:rsidR="008D260A" w:rsidRDefault="008D260A" w:rsidP="00A159D8">
      <w:pPr>
        <w:spacing w:line="480" w:lineRule="auto"/>
        <w:ind w:firstLine="0"/>
        <w:jc w:val="both"/>
        <w:rPr>
          <w:rFonts w:cs="Times New Roman"/>
        </w:rPr>
      </w:pPr>
      <w:r w:rsidRPr="00DD2F5C">
        <w:rPr>
          <w:rFonts w:cs="Times New Roman"/>
        </w:rPr>
        <w:t>Not applicable</w:t>
      </w:r>
    </w:p>
    <w:p w14:paraId="5A6119E5" w14:textId="77777777" w:rsidR="008D260A" w:rsidRDefault="008D260A" w:rsidP="002133F8">
      <w:pPr>
        <w:pStyle w:val="Heading2"/>
      </w:pPr>
      <w:r w:rsidRPr="00DD2F5C">
        <w:t>Competing interests</w:t>
      </w:r>
    </w:p>
    <w:p w14:paraId="4C9F9266" w14:textId="4209097B" w:rsidR="008D260A" w:rsidRDefault="008D260A" w:rsidP="00A159D8">
      <w:pPr>
        <w:spacing w:line="480" w:lineRule="auto"/>
        <w:ind w:firstLine="0"/>
        <w:jc w:val="both"/>
        <w:rPr>
          <w:rFonts w:cs="Times New Roman"/>
        </w:rPr>
      </w:pPr>
      <w:r w:rsidRPr="00DD2F5C">
        <w:rPr>
          <w:rFonts w:cs="Times New Roman"/>
        </w:rPr>
        <w:t>The authors declare no conflict of interest.</w:t>
      </w:r>
    </w:p>
    <w:p w14:paraId="20C038BC" w14:textId="77777777" w:rsidR="008D260A" w:rsidRDefault="008D260A" w:rsidP="002133F8">
      <w:pPr>
        <w:pStyle w:val="Heading2"/>
      </w:pPr>
      <w:r w:rsidRPr="00DD2F5C">
        <w:t xml:space="preserve">Funding information </w:t>
      </w:r>
    </w:p>
    <w:p w14:paraId="752D3865" w14:textId="6FBD98C2" w:rsidR="008D260A" w:rsidRDefault="008D260A" w:rsidP="00A159D8">
      <w:pPr>
        <w:spacing w:line="480" w:lineRule="auto"/>
        <w:ind w:firstLine="0"/>
        <w:jc w:val="both"/>
        <w:rPr>
          <w:rFonts w:cs="Times New Roman"/>
        </w:rPr>
      </w:pPr>
      <w:r w:rsidRPr="007B412F">
        <w:rPr>
          <w:rFonts w:eastAsia="Calibri" w:cs="Times New Roman"/>
        </w:rPr>
        <w:t>Not applicable</w:t>
      </w:r>
    </w:p>
    <w:p w14:paraId="62D9841C" w14:textId="77777777" w:rsidR="008D260A" w:rsidRPr="002133F8" w:rsidRDefault="008D260A" w:rsidP="002133F8">
      <w:pPr>
        <w:pStyle w:val="Heading2"/>
      </w:pPr>
      <w:r w:rsidRPr="002133F8">
        <w:t>Authors’ contributions</w:t>
      </w:r>
    </w:p>
    <w:p w14:paraId="4DAE051B" w14:textId="5560A4AF" w:rsidR="008D260A" w:rsidRDefault="008D260A" w:rsidP="008D260A">
      <w:pPr>
        <w:spacing w:line="480" w:lineRule="auto"/>
        <w:ind w:firstLine="0"/>
        <w:jc w:val="both"/>
      </w:pPr>
      <w:r w:rsidRPr="00DD2F5C">
        <w:rPr>
          <w:rFonts w:cs="Times New Roman"/>
        </w:rPr>
        <w:t xml:space="preserve">HKM performed </w:t>
      </w:r>
      <w:r w:rsidR="002B0612" w:rsidRPr="00DD2F5C">
        <w:rPr>
          <w:rFonts w:cs="Times New Roman"/>
        </w:rPr>
        <w:t xml:space="preserve">the data </w:t>
      </w:r>
      <w:r w:rsidR="002B0612">
        <w:rPr>
          <w:rFonts w:cs="Times New Roman"/>
        </w:rPr>
        <w:t xml:space="preserve">acquisition, </w:t>
      </w:r>
      <w:r w:rsidRPr="00DD2F5C">
        <w:rPr>
          <w:rFonts w:cs="Times New Roman"/>
        </w:rPr>
        <w:t>analysis and wrote the manuscript, DWM supervised the work, with data analysis</w:t>
      </w:r>
      <w:r w:rsidR="00F25790">
        <w:rPr>
          <w:rFonts w:cs="Times New Roman"/>
        </w:rPr>
        <w:t>,</w:t>
      </w:r>
      <w:r w:rsidRPr="00DD2F5C">
        <w:rPr>
          <w:rFonts w:cs="Times New Roman"/>
        </w:rPr>
        <w:t xml:space="preserve"> design and coordination, review the manuscript, </w:t>
      </w:r>
      <w:r w:rsidR="002B0612">
        <w:rPr>
          <w:rFonts w:cs="Times New Roman"/>
        </w:rPr>
        <w:t>and</w:t>
      </w:r>
      <w:r w:rsidR="002B0612" w:rsidRPr="00DD2F5C">
        <w:rPr>
          <w:rFonts w:cs="Times New Roman"/>
        </w:rPr>
        <w:t xml:space="preserve"> conceptualized</w:t>
      </w:r>
      <w:r w:rsidRPr="00DD2F5C">
        <w:rPr>
          <w:rFonts w:cs="Times New Roman"/>
        </w:rPr>
        <w:t xml:space="preserve"> the idea. All authors have read and agreed to the published version of the manuscript.</w:t>
      </w:r>
    </w:p>
    <w:p w14:paraId="2806BBF8" w14:textId="77777777" w:rsidR="008D260A" w:rsidRPr="002133F8" w:rsidRDefault="008D260A" w:rsidP="002133F8">
      <w:pPr>
        <w:pStyle w:val="Heading2"/>
      </w:pPr>
      <w:r w:rsidRPr="002133F8">
        <w:t>Data availability</w:t>
      </w:r>
    </w:p>
    <w:p w14:paraId="5153E172" w14:textId="779AADA1" w:rsidR="008D260A" w:rsidRDefault="008D260A" w:rsidP="00A159D8">
      <w:pPr>
        <w:spacing w:line="480" w:lineRule="auto"/>
        <w:ind w:firstLine="0"/>
        <w:jc w:val="both"/>
      </w:pPr>
      <w:r w:rsidRPr="00DD2F5C">
        <w:rPr>
          <w:rFonts w:cs="Times New Roman"/>
        </w:rPr>
        <w:t xml:space="preserve">The raw whole genome sequences of </w:t>
      </w:r>
      <w:r w:rsidRPr="00DD2F5C">
        <w:rPr>
          <w:rFonts w:cs="Times New Roman"/>
          <w:i/>
          <w:iCs/>
        </w:rPr>
        <w:t xml:space="preserve">Neisseria gonorrhoeae </w:t>
      </w:r>
      <w:r w:rsidRPr="00DD2F5C">
        <w:rPr>
          <w:rFonts w:cs="Times New Roman"/>
        </w:rPr>
        <w:t xml:space="preserve">used in this project were deposited in the NCBI GenBank under BioProject </w:t>
      </w:r>
      <w:r w:rsidRPr="007B412F">
        <w:rPr>
          <w:rFonts w:cs="Times New Roman"/>
          <w:color w:val="000000"/>
        </w:rPr>
        <w:t>PRJNA481622 (for the data which had only reads 72) and PRJNA660404 (for 10 genomes from Nairobi, Kenya)</w:t>
      </w:r>
    </w:p>
    <w:p w14:paraId="19FCBB3E" w14:textId="77777777" w:rsidR="008D260A" w:rsidRDefault="008D260A" w:rsidP="00011881">
      <w:pPr>
        <w:pStyle w:val="Heading1"/>
      </w:pPr>
      <w:r w:rsidRPr="00DD2F5C">
        <w:lastRenderedPageBreak/>
        <w:t>Legends</w:t>
      </w:r>
    </w:p>
    <w:p w14:paraId="0FA7F16C" w14:textId="77777777" w:rsidR="008D260A" w:rsidRDefault="008D260A" w:rsidP="002B0612">
      <w:pPr>
        <w:pStyle w:val="BodyText"/>
        <w:spacing w:line="480" w:lineRule="auto"/>
        <w:ind w:firstLine="0"/>
        <w:jc w:val="both"/>
        <w:rPr>
          <w:rFonts w:cs="Times New Roman"/>
          <w:b/>
          <w:bCs/>
        </w:rPr>
      </w:pPr>
    </w:p>
    <w:p w14:paraId="486B8C54" w14:textId="5D237CB2" w:rsidR="00A53493" w:rsidRPr="00A53493" w:rsidRDefault="00A53493" w:rsidP="002B0612">
      <w:pPr>
        <w:ind w:firstLine="0"/>
      </w:pPr>
      <w:r w:rsidRPr="00A53493">
        <w:rPr>
          <w:b/>
          <w:bCs/>
        </w:rPr>
        <w:t>Figure 1: SNP count per sample</w:t>
      </w:r>
      <w:r w:rsidRPr="00A53493">
        <w:br/>
        <w:t xml:space="preserve">Number of SNPs identified across each of the 56 </w:t>
      </w:r>
      <w:r w:rsidRPr="00A53493">
        <w:rPr>
          <w:i/>
          <w:iCs/>
        </w:rPr>
        <w:t>N. gonorrhoeae</w:t>
      </w:r>
      <w:r w:rsidRPr="00A53493">
        <w:t xml:space="preserve"> isolates</w:t>
      </w:r>
      <w:r w:rsidR="00A447A5">
        <w:t xml:space="preserve"> with color code</w:t>
      </w:r>
      <w:r w:rsidRPr="00A53493">
        <w:t>.</w:t>
      </w:r>
    </w:p>
    <w:p w14:paraId="60F35DBC" w14:textId="2E48B2D3" w:rsidR="00A53493" w:rsidRPr="00A53493" w:rsidRDefault="00A53493" w:rsidP="002B0612">
      <w:pPr>
        <w:ind w:firstLine="0"/>
      </w:pPr>
      <w:r w:rsidRPr="00A53493">
        <w:rPr>
          <w:b/>
          <w:bCs/>
        </w:rPr>
        <w:t>Figure 2: Principal component analysis (PCA) of MDR-NG isolates from Kenya</w:t>
      </w:r>
      <w:r w:rsidRPr="00A53493">
        <w:br/>
        <w:t>Clustering pattern showing one dominant group and several divergent outliers.</w:t>
      </w:r>
      <w:r w:rsidR="00A447A5">
        <w:t xml:space="preserve"> The samples are coded with their location.</w:t>
      </w:r>
    </w:p>
    <w:p w14:paraId="735FF2B9" w14:textId="165828C8" w:rsidR="00A53493" w:rsidRPr="00A53493" w:rsidRDefault="00A53493" w:rsidP="002B0612">
      <w:pPr>
        <w:ind w:firstLine="0"/>
      </w:pPr>
      <w:r w:rsidRPr="00A53493">
        <w:rPr>
          <w:b/>
          <w:bCs/>
        </w:rPr>
        <w:t>Figure 3: FST analysis between PCA cluster and outliers</w:t>
      </w:r>
      <w:r w:rsidRPr="00A53493">
        <w:br/>
      </w:r>
      <w:r w:rsidR="00A447A5">
        <w:t>Scatter plot of FST between cluster and outliers of PCA.</w:t>
      </w:r>
      <w:r w:rsidRPr="00A53493">
        <w:t xml:space="preserve"> </w:t>
      </w:r>
    </w:p>
    <w:p w14:paraId="42EFA5F5" w14:textId="29EE4105" w:rsidR="00A53493" w:rsidRPr="00A53493" w:rsidRDefault="00A53493" w:rsidP="002B0612">
      <w:pPr>
        <w:ind w:firstLine="0"/>
      </w:pPr>
      <w:r w:rsidRPr="00A53493">
        <w:rPr>
          <w:b/>
          <w:bCs/>
        </w:rPr>
        <w:t>Figure 4: Neighbor network analysis of MDR-NG isolates from Kenya</w:t>
      </w:r>
      <w:r w:rsidRPr="00A53493">
        <w:br/>
      </w:r>
      <w:r w:rsidR="00A447A5">
        <w:t>A minimum-spanning neighbor network of MDR-NG isolates, constructed from SNP pairwise distances. Edges represent the shortest set of connections linking all isolates without cycles, preserving overall distance relationships. Nodes are colored by sampling location.</w:t>
      </w:r>
    </w:p>
    <w:p w14:paraId="60370FCA" w14:textId="0F733754" w:rsidR="00DD756F" w:rsidRPr="00BA4BD7" w:rsidRDefault="00A53493" w:rsidP="00DD756F">
      <w:pPr>
        <w:ind w:firstLine="0"/>
        <w:rPr>
          <w:ins w:id="227" w:author="Henry Kiema" w:date="2025-10-30T21:14:00Z"/>
          <w:b/>
        </w:rPr>
      </w:pPr>
      <w:r w:rsidRPr="00A53493">
        <w:rPr>
          <w:b/>
          <w:bCs/>
        </w:rPr>
        <w:t>Figure 5: Nucleotide diversity (π) across the genome</w:t>
      </w:r>
      <w:r w:rsidR="00A447A5">
        <w:br/>
        <w:t>Nucleotide diversity across the genomes with peaks indicating</w:t>
      </w:r>
      <w:r w:rsidRPr="00A53493">
        <w:t xml:space="preserve"> regions of high genetic variability.</w:t>
      </w:r>
      <w:r w:rsidRPr="00A53493">
        <w:br/>
      </w:r>
      <w:ins w:id="228" w:author="Henry Kiema" w:date="2025-10-30T21:14:00Z">
        <w:r w:rsidR="00DD756F">
          <w:rPr>
            <w:b/>
          </w:rPr>
          <w:t xml:space="preserve">Figure </w:t>
        </w:r>
      </w:ins>
      <w:ins w:id="229" w:author="Henry Kiema" w:date="2025-10-30T21:15:00Z">
        <w:r w:rsidR="00DD756F">
          <w:rPr>
            <w:b/>
          </w:rPr>
          <w:t>6</w:t>
        </w:r>
      </w:ins>
      <w:ins w:id="230" w:author="Henry Kiema" w:date="2025-10-30T21:14:00Z">
        <w:r w:rsidR="00DD756F" w:rsidRPr="00BA4BD7">
          <w:rPr>
            <w:b/>
          </w:rPr>
          <w:t>: Nucleotide Diversity (</w:t>
        </w:r>
        <w:r w:rsidR="00DD756F" w:rsidRPr="00BA4BD7">
          <w:rPr>
            <w:rFonts w:cs="Times New Roman"/>
            <w:b/>
          </w:rPr>
          <w:t>π</w:t>
        </w:r>
        <w:r w:rsidR="00DD756F" w:rsidRPr="00BA4BD7">
          <w:rPr>
            <w:b/>
          </w:rPr>
          <w:t>) per Region</w:t>
        </w:r>
      </w:ins>
    </w:p>
    <w:p w14:paraId="7EBE807E" w14:textId="28DA8CB0" w:rsidR="00A53493" w:rsidRPr="00A53493" w:rsidRDefault="00DD756F" w:rsidP="002B0612">
      <w:pPr>
        <w:ind w:firstLine="0"/>
      </w:pPr>
      <w:ins w:id="231" w:author="Henry Kiema" w:date="2025-10-30T21:14:00Z">
        <w:r>
          <w:t>Box plot showing the mean nucleotide diversity (</w:t>
        </w:r>
        <w:r>
          <w:rPr>
            <w:rFonts w:cs="Times New Roman"/>
          </w:rPr>
          <w:t>π</w:t>
        </w:r>
        <w:r>
          <w:t>) per isolate for each geographic region, illustrating regional differences in genomic heterogeneity</w:t>
        </w:r>
      </w:ins>
    </w:p>
    <w:p w14:paraId="1E034CCD" w14:textId="6C34A8F4" w:rsidR="000F02F2" w:rsidRDefault="00A53493" w:rsidP="002B0612">
      <w:pPr>
        <w:ind w:firstLine="0"/>
        <w:rPr>
          <w:ins w:id="232" w:author="Henry Kiema" w:date="2025-10-26T15:51:00Z"/>
        </w:rPr>
      </w:pPr>
      <w:r w:rsidRPr="00A53493">
        <w:rPr>
          <w:b/>
          <w:bCs/>
        </w:rPr>
        <w:t xml:space="preserve">Figure </w:t>
      </w:r>
      <w:ins w:id="233" w:author="Henry Kiema" w:date="2025-10-30T21:16:00Z">
        <w:r w:rsidR="00DD756F" w:rsidRPr="00BA4BD7">
          <w:rPr>
            <w:b/>
          </w:rPr>
          <w:t>7</w:t>
        </w:r>
      </w:ins>
      <w:del w:id="234" w:author="Henry Kiema" w:date="2025-10-30T21:16:00Z">
        <w:r w:rsidRPr="00A53493" w:rsidDel="00DD756F">
          <w:rPr>
            <w:b/>
            <w:bCs/>
          </w:rPr>
          <w:delText>6</w:delText>
        </w:r>
      </w:del>
      <w:r w:rsidRPr="00A53493">
        <w:rPr>
          <w:b/>
          <w:bCs/>
        </w:rPr>
        <w:t>: Linkage disequilibrium (LD) decay plot for MDR-NG isolates</w:t>
      </w:r>
      <w:r w:rsidR="00A447A5">
        <w:br/>
      </w:r>
      <w:r w:rsidRPr="00A53493">
        <w:t>Rapid LD decay within 1,000 bp refle</w:t>
      </w:r>
      <w:r w:rsidR="00A447A5">
        <w:t>cts high recombination rates.</w:t>
      </w:r>
      <w:r w:rsidRPr="00A53493">
        <w:t xml:space="preserve"> Plateau beyond 2,000 bp indicates stabilized allele associations.</w:t>
      </w:r>
    </w:p>
    <w:p w14:paraId="60BE25A3" w14:textId="62BF8807" w:rsidR="00230263" w:rsidRDefault="00230263" w:rsidP="002B0612">
      <w:pPr>
        <w:ind w:firstLine="0"/>
        <w:rPr>
          <w:ins w:id="235" w:author="Henry Kiema" w:date="2025-10-26T15:52:00Z"/>
          <w:b/>
        </w:rPr>
      </w:pPr>
      <w:ins w:id="236" w:author="Henry Kiema" w:date="2025-10-26T15:52:00Z">
        <w:r w:rsidRPr="00230263">
          <w:rPr>
            <w:b/>
            <w:rPrChange w:id="237" w:author="Henry Kiema" w:date="2025-10-26T15:52:00Z">
              <w:rPr/>
            </w:rPrChange>
          </w:rPr>
          <w:t xml:space="preserve">Figure </w:t>
        </w:r>
      </w:ins>
      <w:ins w:id="238" w:author="Henry Kiema" w:date="2025-10-30T21:16:00Z">
        <w:r w:rsidR="00DD756F">
          <w:rPr>
            <w:b/>
          </w:rPr>
          <w:t>8</w:t>
        </w:r>
      </w:ins>
      <w:ins w:id="239" w:author="Henry Kiema" w:date="2025-10-26T15:52:00Z">
        <w:r w:rsidRPr="00230263">
          <w:rPr>
            <w:b/>
            <w:rPrChange w:id="240" w:author="Henry Kiema" w:date="2025-10-26T15:52:00Z">
              <w:rPr/>
            </w:rPrChange>
          </w:rPr>
          <w:t>: Distribution of AMR Gene Burden per Isolate Across Kenyan Regions</w:t>
        </w:r>
      </w:ins>
    </w:p>
    <w:p w14:paraId="685D81FE" w14:textId="3963B095" w:rsidR="00230263" w:rsidRDefault="00230263" w:rsidP="002B0612">
      <w:pPr>
        <w:ind w:firstLine="0"/>
        <w:rPr>
          <w:ins w:id="241" w:author="Henry Kiema" w:date="2025-10-26T15:52:00Z"/>
        </w:rPr>
      </w:pPr>
      <w:ins w:id="242" w:author="Henry Kiema" w:date="2025-10-26T15:52:00Z">
        <w:r w:rsidRPr="00230263">
          <w:t>Box plot showing the distribution of the total number of Antimicrobial Resistance (AMR) genes per isolate across five geographic regions.</w:t>
        </w:r>
      </w:ins>
    </w:p>
    <w:p w14:paraId="493C883F" w14:textId="1A9FEC04" w:rsidR="00230263" w:rsidRPr="00230263" w:rsidRDefault="00230263" w:rsidP="00230263">
      <w:pPr>
        <w:ind w:firstLine="0"/>
        <w:rPr>
          <w:ins w:id="243" w:author="Henry Kiema" w:date="2025-10-26T15:52:00Z"/>
          <w:b/>
          <w:rPrChange w:id="244" w:author="Henry Kiema" w:date="2025-10-26T15:53:00Z">
            <w:rPr>
              <w:ins w:id="245" w:author="Henry Kiema" w:date="2025-10-26T15:52:00Z"/>
            </w:rPr>
          </w:rPrChange>
        </w:rPr>
      </w:pPr>
      <w:ins w:id="246" w:author="Henry Kiema" w:date="2025-10-26T15:52:00Z">
        <w:r w:rsidRPr="00230263">
          <w:rPr>
            <w:b/>
            <w:rPrChange w:id="247" w:author="Henry Kiema" w:date="2025-10-26T15:53:00Z">
              <w:rPr/>
            </w:rPrChange>
          </w:rPr>
          <w:t xml:space="preserve">Figure </w:t>
        </w:r>
      </w:ins>
      <w:ins w:id="248" w:author="Henry Kiema" w:date="2025-10-30T21:16:00Z">
        <w:r w:rsidR="00DD756F">
          <w:rPr>
            <w:b/>
          </w:rPr>
          <w:t>9</w:t>
        </w:r>
      </w:ins>
      <w:ins w:id="249" w:author="Henry Kiema" w:date="2025-10-26T15:52:00Z">
        <w:r w:rsidRPr="00230263">
          <w:rPr>
            <w:b/>
            <w:rPrChange w:id="250" w:author="Henry Kiema" w:date="2025-10-26T15:53:00Z">
              <w:rPr/>
            </w:rPrChange>
          </w:rPr>
          <w:t>: Regional Differences in AMR Gene Burden in Kenya</w:t>
        </w:r>
      </w:ins>
    </w:p>
    <w:p w14:paraId="407A162D" w14:textId="7ADF08F7" w:rsidR="00230263" w:rsidRDefault="00230263" w:rsidP="00230263">
      <w:pPr>
        <w:ind w:firstLine="0"/>
        <w:rPr>
          <w:ins w:id="251" w:author="Henry Kiema" w:date="2025-10-26T15:53:00Z"/>
        </w:rPr>
      </w:pPr>
      <w:ins w:id="252" w:author="Henry Kiema" w:date="2025-10-26T15:52:00Z">
        <w:r>
          <w:t>Box plot illustrating the number of AMR genes per isolate across the five geographic regions, showing the result of the Kruskal-Wallis H test.</w:t>
        </w:r>
      </w:ins>
    </w:p>
    <w:p w14:paraId="5551C569" w14:textId="72F84336" w:rsidR="00230263" w:rsidRPr="00230263" w:rsidRDefault="00230263" w:rsidP="00230263">
      <w:pPr>
        <w:ind w:firstLine="0"/>
        <w:rPr>
          <w:ins w:id="253" w:author="Henry Kiema" w:date="2025-10-26T15:53:00Z"/>
          <w:b/>
          <w:rPrChange w:id="254" w:author="Henry Kiema" w:date="2025-10-26T15:53:00Z">
            <w:rPr>
              <w:ins w:id="255" w:author="Henry Kiema" w:date="2025-10-26T15:53:00Z"/>
            </w:rPr>
          </w:rPrChange>
        </w:rPr>
      </w:pPr>
      <w:ins w:id="256" w:author="Henry Kiema" w:date="2025-10-26T15:53:00Z">
        <w:r w:rsidRPr="00230263">
          <w:rPr>
            <w:b/>
            <w:rPrChange w:id="257" w:author="Henry Kiema" w:date="2025-10-26T15:53:00Z">
              <w:rPr/>
            </w:rPrChange>
          </w:rPr>
          <w:t xml:space="preserve">Figure </w:t>
        </w:r>
      </w:ins>
      <w:ins w:id="258" w:author="Henry Kiema" w:date="2025-10-30T21:16:00Z">
        <w:r w:rsidR="00DD756F">
          <w:rPr>
            <w:b/>
          </w:rPr>
          <w:t>10</w:t>
        </w:r>
      </w:ins>
      <w:bookmarkStart w:id="259" w:name="_GoBack"/>
      <w:bookmarkEnd w:id="259"/>
      <w:ins w:id="260" w:author="Henry Kiema" w:date="2025-10-26T15:53:00Z">
        <w:r w:rsidRPr="00230263">
          <w:rPr>
            <w:b/>
            <w:rPrChange w:id="261" w:author="Henry Kiema" w:date="2025-10-26T15:53:00Z">
              <w:rPr/>
            </w:rPrChange>
          </w:rPr>
          <w:t>: Regional Distribution of Specific AMR Genes in Kenyan Isolates</w:t>
        </w:r>
      </w:ins>
    </w:p>
    <w:p w14:paraId="5967E9C2" w14:textId="52BF7BF3" w:rsidR="00230263" w:rsidRDefault="00230263" w:rsidP="00230263">
      <w:pPr>
        <w:ind w:firstLine="0"/>
        <w:rPr>
          <w:ins w:id="262" w:author="Henry Kiema" w:date="2025-10-26T15:53:00Z"/>
        </w:rPr>
      </w:pPr>
      <w:ins w:id="263" w:author="Henry Kiema" w:date="2025-10-26T15:53:00Z">
        <w:r w:rsidRPr="00230263">
          <w:t xml:space="preserve"> Heatmap depicting the prevalence (proportion of isolates with gene) of key AMR genes across the five geographic regions.</w:t>
        </w:r>
      </w:ins>
    </w:p>
    <w:p w14:paraId="170304BA" w14:textId="5F441905" w:rsidR="00230263" w:rsidRPr="00230263" w:rsidRDefault="00230263" w:rsidP="00DD756F">
      <w:pPr>
        <w:ind w:firstLine="0"/>
      </w:pPr>
    </w:p>
    <w:sectPr w:rsidR="00230263" w:rsidRPr="00230263" w:rsidSect="001A5711">
      <w:footerReference w:type="default" r:id="rId12"/>
      <w:pgSz w:w="12240" w:h="15840"/>
      <w:pgMar w:top="1440" w:right="1440" w:bottom="1440" w:left="1440" w:header="709" w:footer="709"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8" w:author="Prof" w:date="2025-10-29T14:39:00Z" w:initials="P">
    <w:p w14:paraId="1A0210EE" w14:textId="77777777" w:rsidR="00010B82" w:rsidRDefault="00010B82" w:rsidP="00010B82">
      <w:pPr>
        <w:pStyle w:val="CommentText"/>
      </w:pPr>
      <w:r>
        <w:rPr>
          <w:rStyle w:val="CommentReference"/>
        </w:rPr>
        <w:annotationRef/>
      </w:r>
      <w:r>
        <w:t>Where are they from?</w:t>
      </w:r>
    </w:p>
    <w:p w14:paraId="5E680751" w14:textId="57ED91DB" w:rsidR="00010B82" w:rsidRDefault="00010B82">
      <w:pPr>
        <w:pStyle w:val="CommentText"/>
      </w:pPr>
    </w:p>
  </w:comment>
  <w:comment w:id="199" w:author="Prof" w:date="2025-10-29T14:41:00Z" w:initials="P">
    <w:p w14:paraId="2466489F" w14:textId="18BBAE9F" w:rsidR="00DD12FA" w:rsidRDefault="00DD12FA">
      <w:pPr>
        <w:pStyle w:val="CommentText"/>
      </w:pPr>
      <w:r>
        <w:rPr>
          <w:rStyle w:val="CommentReference"/>
        </w:rPr>
        <w:annotationRef/>
      </w:r>
      <w:r>
        <w:t xml:space="preserve">Check on the heatmap and clearly label what these are, because when you check on the </w:t>
      </w:r>
      <w:r w:rsidR="002056A8">
        <w:t>Y</w:t>
      </w:r>
      <w:r>
        <w:t xml:space="preserve"> axis you only see the AMR gene</w:t>
      </w:r>
    </w:p>
  </w:comment>
  <w:comment w:id="201" w:author="Prof" w:date="2025-10-29T14:55:00Z" w:initials="P">
    <w:p w14:paraId="1FB248E8" w14:textId="1F4B7E84" w:rsidR="002056A8" w:rsidRDefault="002056A8">
      <w:pPr>
        <w:pStyle w:val="CommentText"/>
      </w:pPr>
      <w:r>
        <w:rPr>
          <w:rStyle w:val="CommentReference"/>
        </w:rPr>
        <w:annotationRef/>
      </w:r>
      <w:r>
        <w:t>This should be combined with previous section on genetic diversity,therefore check keenly so that what you document does not look like a duplication or repetition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E680751" w15:done="0"/>
  <w15:commentEx w15:paraId="2466489F" w15:done="0"/>
  <w15:commentEx w15:paraId="1FB248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680751" w16cid:durableId="2CACA5B9"/>
  <w16cid:commentId w16cid:paraId="2466489F" w16cid:durableId="2CACA5FF"/>
  <w16cid:commentId w16cid:paraId="1FB248E8" w16cid:durableId="2CACA97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246CF" w14:textId="77777777" w:rsidR="00CA5BB2" w:rsidRDefault="00CA5BB2" w:rsidP="00425779">
      <w:pPr>
        <w:spacing w:after="0" w:line="240" w:lineRule="auto"/>
      </w:pPr>
      <w:r>
        <w:separator/>
      </w:r>
    </w:p>
  </w:endnote>
  <w:endnote w:type="continuationSeparator" w:id="0">
    <w:p w14:paraId="3541BE5A" w14:textId="77777777" w:rsidR="00CA5BB2" w:rsidRDefault="00CA5BB2" w:rsidP="0042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473628"/>
      <w:docPartObj>
        <w:docPartGallery w:val="Page Numbers (Bottom of Page)"/>
        <w:docPartUnique/>
      </w:docPartObj>
    </w:sdtPr>
    <w:sdtEndPr>
      <w:rPr>
        <w:noProof/>
      </w:rPr>
    </w:sdtEndPr>
    <w:sdtContent>
      <w:p w14:paraId="76E158D7" w14:textId="4B644AE2" w:rsidR="00461418" w:rsidRDefault="00461418">
        <w:pPr>
          <w:pStyle w:val="Footer"/>
          <w:jc w:val="center"/>
        </w:pPr>
        <w:r>
          <w:fldChar w:fldCharType="begin"/>
        </w:r>
        <w:r>
          <w:instrText xml:space="preserve"> PAGE   \* MERGEFORMAT </w:instrText>
        </w:r>
        <w:r>
          <w:fldChar w:fldCharType="separate"/>
        </w:r>
        <w:r w:rsidR="00EC62B3">
          <w:rPr>
            <w:noProof/>
          </w:rPr>
          <w:t>1</w:t>
        </w:r>
        <w:r>
          <w:rPr>
            <w:noProof/>
          </w:rPr>
          <w:fldChar w:fldCharType="end"/>
        </w:r>
      </w:p>
    </w:sdtContent>
  </w:sdt>
  <w:p w14:paraId="3E1A187B" w14:textId="77777777" w:rsidR="00461418" w:rsidRDefault="004614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CA93F" w14:textId="77777777" w:rsidR="00CA5BB2" w:rsidRDefault="00CA5BB2" w:rsidP="00425779">
      <w:pPr>
        <w:spacing w:after="0" w:line="240" w:lineRule="auto"/>
      </w:pPr>
      <w:r>
        <w:separator/>
      </w:r>
    </w:p>
  </w:footnote>
  <w:footnote w:type="continuationSeparator" w:id="0">
    <w:p w14:paraId="17BB35F8" w14:textId="77777777" w:rsidR="00CA5BB2" w:rsidRDefault="00CA5BB2" w:rsidP="00425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33BCF"/>
    <w:multiLevelType w:val="hybridMultilevel"/>
    <w:tmpl w:val="457C0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797BB1"/>
    <w:multiLevelType w:val="hybridMultilevel"/>
    <w:tmpl w:val="2EAA8410"/>
    <w:lvl w:ilvl="0" w:tplc="057A8D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8356E4"/>
    <w:multiLevelType w:val="multilevel"/>
    <w:tmpl w:val="F2F67588"/>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nry Kiema">
    <w15:presenceInfo w15:providerId="None" w15:userId="Henry Kiema"/>
  </w15:person>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FA3"/>
    <w:rsid w:val="00010B82"/>
    <w:rsid w:val="00011881"/>
    <w:rsid w:val="0002255F"/>
    <w:rsid w:val="000321D0"/>
    <w:rsid w:val="00033942"/>
    <w:rsid w:val="00041905"/>
    <w:rsid w:val="00053DDB"/>
    <w:rsid w:val="000717FC"/>
    <w:rsid w:val="00091BFC"/>
    <w:rsid w:val="00096235"/>
    <w:rsid w:val="00096546"/>
    <w:rsid w:val="000C0C7A"/>
    <w:rsid w:val="000C3FAE"/>
    <w:rsid w:val="000C6FC6"/>
    <w:rsid w:val="000D2E05"/>
    <w:rsid w:val="000E08EE"/>
    <w:rsid w:val="000E5FD8"/>
    <w:rsid w:val="000F02F2"/>
    <w:rsid w:val="000F5076"/>
    <w:rsid w:val="001004D5"/>
    <w:rsid w:val="00104A8B"/>
    <w:rsid w:val="00130D49"/>
    <w:rsid w:val="00130F64"/>
    <w:rsid w:val="00153EB9"/>
    <w:rsid w:val="00190F5B"/>
    <w:rsid w:val="001A5711"/>
    <w:rsid w:val="001B2534"/>
    <w:rsid w:val="001D6B33"/>
    <w:rsid w:val="001E1909"/>
    <w:rsid w:val="001E1C94"/>
    <w:rsid w:val="001F7B6C"/>
    <w:rsid w:val="00203C4F"/>
    <w:rsid w:val="002056A8"/>
    <w:rsid w:val="00212109"/>
    <w:rsid w:val="002133F8"/>
    <w:rsid w:val="00216B7B"/>
    <w:rsid w:val="00230263"/>
    <w:rsid w:val="002511C5"/>
    <w:rsid w:val="00275C3A"/>
    <w:rsid w:val="00287A07"/>
    <w:rsid w:val="00292863"/>
    <w:rsid w:val="00297BCD"/>
    <w:rsid w:val="002A1823"/>
    <w:rsid w:val="002B0612"/>
    <w:rsid w:val="002E0FF6"/>
    <w:rsid w:val="00303B1C"/>
    <w:rsid w:val="00394714"/>
    <w:rsid w:val="003B1468"/>
    <w:rsid w:val="003F704E"/>
    <w:rsid w:val="003F75AC"/>
    <w:rsid w:val="00406F6D"/>
    <w:rsid w:val="0041746B"/>
    <w:rsid w:val="00424505"/>
    <w:rsid w:val="00425779"/>
    <w:rsid w:val="00440D80"/>
    <w:rsid w:val="00461418"/>
    <w:rsid w:val="004963E8"/>
    <w:rsid w:val="004A61C0"/>
    <w:rsid w:val="004B50CB"/>
    <w:rsid w:val="004C3EBD"/>
    <w:rsid w:val="004E0766"/>
    <w:rsid w:val="004F15A9"/>
    <w:rsid w:val="00507FDA"/>
    <w:rsid w:val="00513BED"/>
    <w:rsid w:val="00521210"/>
    <w:rsid w:val="00550396"/>
    <w:rsid w:val="0058292E"/>
    <w:rsid w:val="00587B54"/>
    <w:rsid w:val="005972D2"/>
    <w:rsid w:val="005D06D5"/>
    <w:rsid w:val="005E639A"/>
    <w:rsid w:val="00625559"/>
    <w:rsid w:val="00636666"/>
    <w:rsid w:val="00691977"/>
    <w:rsid w:val="00697BEE"/>
    <w:rsid w:val="006C5EA3"/>
    <w:rsid w:val="006D1218"/>
    <w:rsid w:val="00701190"/>
    <w:rsid w:val="00704B1A"/>
    <w:rsid w:val="00705FA3"/>
    <w:rsid w:val="00710BB1"/>
    <w:rsid w:val="0074451A"/>
    <w:rsid w:val="00747658"/>
    <w:rsid w:val="0077513E"/>
    <w:rsid w:val="007909E9"/>
    <w:rsid w:val="007D5B3F"/>
    <w:rsid w:val="007E02AE"/>
    <w:rsid w:val="007F4F5A"/>
    <w:rsid w:val="008115F7"/>
    <w:rsid w:val="0081220D"/>
    <w:rsid w:val="00840565"/>
    <w:rsid w:val="00880590"/>
    <w:rsid w:val="00896F22"/>
    <w:rsid w:val="008D260A"/>
    <w:rsid w:val="008D4302"/>
    <w:rsid w:val="008D7BFC"/>
    <w:rsid w:val="0090695C"/>
    <w:rsid w:val="00927E26"/>
    <w:rsid w:val="00944FB7"/>
    <w:rsid w:val="009B5E99"/>
    <w:rsid w:val="009D2F84"/>
    <w:rsid w:val="009D5082"/>
    <w:rsid w:val="00A00FC8"/>
    <w:rsid w:val="00A057B8"/>
    <w:rsid w:val="00A159D8"/>
    <w:rsid w:val="00A15BE2"/>
    <w:rsid w:val="00A16DD0"/>
    <w:rsid w:val="00A417A3"/>
    <w:rsid w:val="00A447A5"/>
    <w:rsid w:val="00A53493"/>
    <w:rsid w:val="00A77C85"/>
    <w:rsid w:val="00AE792E"/>
    <w:rsid w:val="00B31353"/>
    <w:rsid w:val="00B83622"/>
    <w:rsid w:val="00B934A1"/>
    <w:rsid w:val="00BC5465"/>
    <w:rsid w:val="00BE46E2"/>
    <w:rsid w:val="00C07EA0"/>
    <w:rsid w:val="00C14DA0"/>
    <w:rsid w:val="00C20ABD"/>
    <w:rsid w:val="00C46B75"/>
    <w:rsid w:val="00C8505D"/>
    <w:rsid w:val="00CA5BB2"/>
    <w:rsid w:val="00CC4C15"/>
    <w:rsid w:val="00CC6AC2"/>
    <w:rsid w:val="00CE32ED"/>
    <w:rsid w:val="00D0162A"/>
    <w:rsid w:val="00D062F4"/>
    <w:rsid w:val="00D072D1"/>
    <w:rsid w:val="00D127B5"/>
    <w:rsid w:val="00D17230"/>
    <w:rsid w:val="00D43F38"/>
    <w:rsid w:val="00D71433"/>
    <w:rsid w:val="00D86EF8"/>
    <w:rsid w:val="00D87445"/>
    <w:rsid w:val="00DC0041"/>
    <w:rsid w:val="00DC5CE8"/>
    <w:rsid w:val="00DD12FA"/>
    <w:rsid w:val="00DD756F"/>
    <w:rsid w:val="00DE4698"/>
    <w:rsid w:val="00E16B35"/>
    <w:rsid w:val="00E36723"/>
    <w:rsid w:val="00E43F2E"/>
    <w:rsid w:val="00EC62B3"/>
    <w:rsid w:val="00EF0DF4"/>
    <w:rsid w:val="00F116D5"/>
    <w:rsid w:val="00F16408"/>
    <w:rsid w:val="00F17739"/>
    <w:rsid w:val="00F23C4B"/>
    <w:rsid w:val="00F25790"/>
    <w:rsid w:val="00F31CED"/>
    <w:rsid w:val="00FC0E1C"/>
    <w:rsid w:val="00FC1DD3"/>
    <w:rsid w:val="00FE0BB3"/>
    <w:rsid w:val="00FE5C77"/>
    <w:rsid w:val="00FF6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81BF"/>
  <w15:chartTrackingRefBased/>
  <w15:docId w15:val="{598FF735-D0C9-4C6B-BF44-29743960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5AC"/>
    <w:pPr>
      <w:ind w:firstLine="720"/>
    </w:pPr>
    <w:rPr>
      <w:rFonts w:ascii="Times New Roman" w:hAnsi="Times New Roman"/>
      <w:sz w:val="24"/>
    </w:rPr>
  </w:style>
  <w:style w:type="paragraph" w:styleId="Heading1">
    <w:name w:val="heading 1"/>
    <w:next w:val="BodyText"/>
    <w:link w:val="Heading1Char"/>
    <w:uiPriority w:val="9"/>
    <w:qFormat/>
    <w:rsid w:val="00011881"/>
    <w:pPr>
      <w:keepNext/>
      <w:numPr>
        <w:numId w:val="1"/>
      </w:numPr>
      <w:suppressAutoHyphens/>
      <w:spacing w:before="240" w:after="120" w:line="240" w:lineRule="auto"/>
      <w:outlineLvl w:val="0"/>
    </w:pPr>
    <w:rPr>
      <w:rFonts w:ascii="Times New Roman" w:eastAsia="Noto Sans CJK SC" w:hAnsi="Times New Roman" w:cs="FreeSans"/>
      <w:b/>
      <w:bCs/>
      <w:kern w:val="2"/>
      <w:sz w:val="24"/>
      <w:szCs w:val="36"/>
      <w:lang w:eastAsia="zh-CN" w:bidi="hi-IN"/>
    </w:rPr>
  </w:style>
  <w:style w:type="paragraph" w:styleId="Heading2">
    <w:name w:val="heading 2"/>
    <w:basedOn w:val="Normal"/>
    <w:next w:val="Normal"/>
    <w:link w:val="Heading2Char"/>
    <w:autoRedefine/>
    <w:uiPriority w:val="9"/>
    <w:unhideWhenUsed/>
    <w:qFormat/>
    <w:rsid w:val="002133F8"/>
    <w:pPr>
      <w:keepNext/>
      <w:numPr>
        <w:ilvl w:val="1"/>
        <w:numId w:val="1"/>
      </w:numPr>
      <w:suppressAutoHyphens/>
      <w:spacing w:after="0" w:line="480" w:lineRule="auto"/>
      <w:jc w:val="both"/>
      <w:outlineLvl w:val="1"/>
    </w:pPr>
    <w:rPr>
      <w:rFonts w:eastAsiaTheme="majorEastAsia"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81"/>
    <w:rPr>
      <w:rFonts w:ascii="Times New Roman" w:eastAsia="Noto Sans CJK SC" w:hAnsi="Times New Roman" w:cs="FreeSans"/>
      <w:b/>
      <w:bCs/>
      <w:kern w:val="2"/>
      <w:sz w:val="24"/>
      <w:szCs w:val="36"/>
      <w:lang w:eastAsia="zh-CN" w:bidi="hi-IN"/>
    </w:rPr>
  </w:style>
  <w:style w:type="character" w:customStyle="1" w:styleId="Heading2Char">
    <w:name w:val="Heading 2 Char"/>
    <w:basedOn w:val="DefaultParagraphFont"/>
    <w:link w:val="Heading2"/>
    <w:uiPriority w:val="9"/>
    <w:rsid w:val="002133F8"/>
    <w:rPr>
      <w:rFonts w:ascii="Times New Roman" w:eastAsiaTheme="majorEastAsia" w:hAnsi="Times New Roman" w:cs="Times New Roman"/>
      <w:b/>
      <w:sz w:val="24"/>
      <w:szCs w:val="24"/>
    </w:rPr>
  </w:style>
  <w:style w:type="paragraph" w:styleId="BodyText">
    <w:name w:val="Body Text"/>
    <w:basedOn w:val="Normal"/>
    <w:link w:val="BodyTextChar"/>
    <w:uiPriority w:val="99"/>
    <w:unhideWhenUsed/>
    <w:rsid w:val="00153EB9"/>
    <w:pPr>
      <w:spacing w:after="120"/>
    </w:pPr>
  </w:style>
  <w:style w:type="character" w:customStyle="1" w:styleId="BodyTextChar">
    <w:name w:val="Body Text Char"/>
    <w:basedOn w:val="DefaultParagraphFont"/>
    <w:link w:val="BodyText"/>
    <w:uiPriority w:val="99"/>
    <w:rsid w:val="00153EB9"/>
    <w:rPr>
      <w:rFonts w:ascii="Times New Roman" w:hAnsi="Times New Roman"/>
      <w:sz w:val="24"/>
    </w:rPr>
  </w:style>
  <w:style w:type="paragraph" w:styleId="NormalWeb">
    <w:name w:val="Normal (Web)"/>
    <w:basedOn w:val="NoSpacing"/>
    <w:uiPriority w:val="99"/>
    <w:unhideWhenUsed/>
    <w:qFormat/>
    <w:rsid w:val="00705FA3"/>
    <w:pPr>
      <w:spacing w:before="100" w:beforeAutospacing="1" w:after="100" w:afterAutospacing="1"/>
      <w:ind w:firstLine="0"/>
    </w:pPr>
    <w:rPr>
      <w:rFonts w:eastAsia="Times New Roman" w:cs="Times New Roman"/>
      <w:szCs w:val="24"/>
    </w:rPr>
  </w:style>
  <w:style w:type="character" w:styleId="Strong">
    <w:name w:val="Strong"/>
    <w:basedOn w:val="DefaultParagraphFont"/>
    <w:uiPriority w:val="22"/>
    <w:qFormat/>
    <w:rsid w:val="00705FA3"/>
    <w:rPr>
      <w:b/>
      <w:bCs/>
    </w:rPr>
  </w:style>
  <w:style w:type="character" w:styleId="Hyperlink">
    <w:name w:val="Hyperlink"/>
    <w:basedOn w:val="DefaultParagraphFont"/>
    <w:uiPriority w:val="99"/>
    <w:unhideWhenUsed/>
    <w:rsid w:val="00705FA3"/>
    <w:rPr>
      <w:color w:val="0563C1" w:themeColor="hyperlink"/>
      <w:u w:val="single"/>
    </w:rPr>
  </w:style>
  <w:style w:type="character" w:styleId="LineNumber">
    <w:name w:val="line number"/>
    <w:basedOn w:val="DefaultParagraphFont"/>
    <w:uiPriority w:val="99"/>
    <w:semiHidden/>
    <w:unhideWhenUsed/>
    <w:rsid w:val="00705FA3"/>
  </w:style>
  <w:style w:type="paragraph" w:styleId="Bibliography">
    <w:name w:val="Bibliography"/>
    <w:basedOn w:val="Normal"/>
    <w:next w:val="Normal"/>
    <w:uiPriority w:val="37"/>
    <w:unhideWhenUsed/>
    <w:rsid w:val="008D260A"/>
    <w:pPr>
      <w:spacing w:after="0" w:line="480" w:lineRule="auto"/>
      <w:ind w:left="720" w:hanging="720"/>
    </w:pPr>
  </w:style>
  <w:style w:type="paragraph" w:styleId="NoSpacing">
    <w:name w:val="No Spacing"/>
    <w:uiPriority w:val="1"/>
    <w:qFormat/>
    <w:rsid w:val="008D260A"/>
    <w:pPr>
      <w:spacing w:after="0" w:line="240" w:lineRule="auto"/>
      <w:ind w:firstLine="720"/>
    </w:pPr>
    <w:rPr>
      <w:rFonts w:ascii="Times New Roman" w:hAnsi="Times New Roman"/>
      <w:sz w:val="24"/>
    </w:rPr>
  </w:style>
  <w:style w:type="paragraph" w:styleId="Header">
    <w:name w:val="header"/>
    <w:basedOn w:val="Normal"/>
    <w:link w:val="HeaderChar"/>
    <w:uiPriority w:val="99"/>
    <w:unhideWhenUsed/>
    <w:rsid w:val="00425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779"/>
    <w:rPr>
      <w:rFonts w:ascii="Times New Roman" w:hAnsi="Times New Roman"/>
      <w:sz w:val="24"/>
    </w:rPr>
  </w:style>
  <w:style w:type="paragraph" w:styleId="Footer">
    <w:name w:val="footer"/>
    <w:basedOn w:val="Normal"/>
    <w:link w:val="FooterChar"/>
    <w:uiPriority w:val="99"/>
    <w:unhideWhenUsed/>
    <w:rsid w:val="00425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779"/>
    <w:rPr>
      <w:rFonts w:ascii="Times New Roman" w:hAnsi="Times New Roman"/>
      <w:sz w:val="24"/>
    </w:rPr>
  </w:style>
  <w:style w:type="character" w:customStyle="1" w:styleId="UnresolvedMention1">
    <w:name w:val="Unresolved Mention1"/>
    <w:basedOn w:val="DefaultParagraphFont"/>
    <w:uiPriority w:val="99"/>
    <w:semiHidden/>
    <w:unhideWhenUsed/>
    <w:rsid w:val="00C8505D"/>
    <w:rPr>
      <w:color w:val="605E5C"/>
      <w:shd w:val="clear" w:color="auto" w:fill="E1DFDD"/>
    </w:rPr>
  </w:style>
  <w:style w:type="character" w:styleId="CommentReference">
    <w:name w:val="annotation reference"/>
    <w:basedOn w:val="DefaultParagraphFont"/>
    <w:uiPriority w:val="99"/>
    <w:semiHidden/>
    <w:unhideWhenUsed/>
    <w:rsid w:val="0081220D"/>
    <w:rPr>
      <w:sz w:val="16"/>
      <w:szCs w:val="16"/>
    </w:rPr>
  </w:style>
  <w:style w:type="paragraph" w:styleId="CommentText">
    <w:name w:val="annotation text"/>
    <w:basedOn w:val="Normal"/>
    <w:link w:val="CommentTextChar"/>
    <w:uiPriority w:val="99"/>
    <w:semiHidden/>
    <w:unhideWhenUsed/>
    <w:rsid w:val="0081220D"/>
    <w:pPr>
      <w:spacing w:line="240" w:lineRule="auto"/>
    </w:pPr>
    <w:rPr>
      <w:sz w:val="20"/>
      <w:szCs w:val="20"/>
    </w:rPr>
  </w:style>
  <w:style w:type="character" w:customStyle="1" w:styleId="CommentTextChar">
    <w:name w:val="Comment Text Char"/>
    <w:basedOn w:val="DefaultParagraphFont"/>
    <w:link w:val="CommentText"/>
    <w:uiPriority w:val="99"/>
    <w:semiHidden/>
    <w:rsid w:val="0081220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1220D"/>
    <w:rPr>
      <w:b/>
      <w:bCs/>
    </w:rPr>
  </w:style>
  <w:style w:type="character" w:customStyle="1" w:styleId="CommentSubjectChar">
    <w:name w:val="Comment Subject Char"/>
    <w:basedOn w:val="CommentTextChar"/>
    <w:link w:val="CommentSubject"/>
    <w:uiPriority w:val="99"/>
    <w:semiHidden/>
    <w:rsid w:val="0081220D"/>
    <w:rPr>
      <w:rFonts w:ascii="Times New Roman" w:hAnsi="Times New Roman"/>
      <w:b/>
      <w:bCs/>
      <w:sz w:val="20"/>
      <w:szCs w:val="20"/>
    </w:rPr>
  </w:style>
  <w:style w:type="paragraph" w:styleId="BalloonText">
    <w:name w:val="Balloon Text"/>
    <w:basedOn w:val="Normal"/>
    <w:link w:val="BalloonTextChar"/>
    <w:uiPriority w:val="99"/>
    <w:semiHidden/>
    <w:unhideWhenUsed/>
    <w:rsid w:val="008122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20D"/>
    <w:rPr>
      <w:rFonts w:ascii="Segoe UI" w:hAnsi="Segoe UI" w:cs="Segoe UI"/>
      <w:sz w:val="18"/>
      <w:szCs w:val="18"/>
    </w:rPr>
  </w:style>
  <w:style w:type="character" w:styleId="Emphasis">
    <w:name w:val="Emphasis"/>
    <w:basedOn w:val="DefaultParagraphFont"/>
    <w:uiPriority w:val="20"/>
    <w:qFormat/>
    <w:rsid w:val="007909E9"/>
    <w:rPr>
      <w:i/>
      <w:iCs/>
    </w:rPr>
  </w:style>
  <w:style w:type="character" w:customStyle="1" w:styleId="math-inline">
    <w:name w:val="math-inline"/>
    <w:basedOn w:val="DefaultParagraphFont"/>
    <w:rsid w:val="00636666"/>
  </w:style>
  <w:style w:type="character" w:customStyle="1" w:styleId="citation-137">
    <w:name w:val="citation-137"/>
    <w:basedOn w:val="DefaultParagraphFont"/>
    <w:rsid w:val="008D4302"/>
  </w:style>
  <w:style w:type="character" w:customStyle="1" w:styleId="citation-136">
    <w:name w:val="citation-136"/>
    <w:basedOn w:val="DefaultParagraphFont"/>
    <w:rsid w:val="008D4302"/>
  </w:style>
  <w:style w:type="character" w:customStyle="1" w:styleId="citation-135">
    <w:name w:val="citation-135"/>
    <w:basedOn w:val="DefaultParagraphFont"/>
    <w:rsid w:val="008D4302"/>
  </w:style>
  <w:style w:type="character" w:customStyle="1" w:styleId="citation-134">
    <w:name w:val="citation-134"/>
    <w:basedOn w:val="DefaultParagraphFont"/>
    <w:rsid w:val="008D4302"/>
  </w:style>
  <w:style w:type="character" w:customStyle="1" w:styleId="citation-131">
    <w:name w:val="citation-131"/>
    <w:basedOn w:val="DefaultParagraphFont"/>
    <w:rsid w:val="007F4F5A"/>
  </w:style>
  <w:style w:type="character" w:customStyle="1" w:styleId="citation-179">
    <w:name w:val="citation-179"/>
    <w:basedOn w:val="DefaultParagraphFont"/>
    <w:rsid w:val="007F4F5A"/>
  </w:style>
  <w:style w:type="paragraph" w:styleId="Revision">
    <w:name w:val="Revision"/>
    <w:hidden/>
    <w:uiPriority w:val="99"/>
    <w:semiHidden/>
    <w:rsid w:val="0003394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314227">
      <w:bodyDiv w:val="1"/>
      <w:marLeft w:val="0"/>
      <w:marRight w:val="0"/>
      <w:marTop w:val="0"/>
      <w:marBottom w:val="0"/>
      <w:divBdr>
        <w:top w:val="none" w:sz="0" w:space="0" w:color="auto"/>
        <w:left w:val="none" w:sz="0" w:space="0" w:color="auto"/>
        <w:bottom w:val="none" w:sz="0" w:space="0" w:color="auto"/>
        <w:right w:val="none" w:sz="0" w:space="0" w:color="auto"/>
      </w:divBdr>
    </w:div>
    <w:div w:id="506680277">
      <w:bodyDiv w:val="1"/>
      <w:marLeft w:val="0"/>
      <w:marRight w:val="0"/>
      <w:marTop w:val="0"/>
      <w:marBottom w:val="0"/>
      <w:divBdr>
        <w:top w:val="none" w:sz="0" w:space="0" w:color="auto"/>
        <w:left w:val="none" w:sz="0" w:space="0" w:color="auto"/>
        <w:bottom w:val="none" w:sz="0" w:space="0" w:color="auto"/>
        <w:right w:val="none" w:sz="0" w:space="0" w:color="auto"/>
      </w:divBdr>
    </w:div>
    <w:div w:id="727806518">
      <w:bodyDiv w:val="1"/>
      <w:marLeft w:val="0"/>
      <w:marRight w:val="0"/>
      <w:marTop w:val="0"/>
      <w:marBottom w:val="0"/>
      <w:divBdr>
        <w:top w:val="none" w:sz="0" w:space="0" w:color="auto"/>
        <w:left w:val="none" w:sz="0" w:space="0" w:color="auto"/>
        <w:bottom w:val="none" w:sz="0" w:space="0" w:color="auto"/>
        <w:right w:val="none" w:sz="0" w:space="0" w:color="auto"/>
      </w:divBdr>
    </w:div>
    <w:div w:id="775252910">
      <w:bodyDiv w:val="1"/>
      <w:marLeft w:val="0"/>
      <w:marRight w:val="0"/>
      <w:marTop w:val="0"/>
      <w:marBottom w:val="0"/>
      <w:divBdr>
        <w:top w:val="none" w:sz="0" w:space="0" w:color="auto"/>
        <w:left w:val="none" w:sz="0" w:space="0" w:color="auto"/>
        <w:bottom w:val="none" w:sz="0" w:space="0" w:color="auto"/>
        <w:right w:val="none" w:sz="0" w:space="0" w:color="auto"/>
      </w:divBdr>
    </w:div>
    <w:div w:id="1235623524">
      <w:bodyDiv w:val="1"/>
      <w:marLeft w:val="0"/>
      <w:marRight w:val="0"/>
      <w:marTop w:val="0"/>
      <w:marBottom w:val="0"/>
      <w:divBdr>
        <w:top w:val="none" w:sz="0" w:space="0" w:color="auto"/>
        <w:left w:val="none" w:sz="0" w:space="0" w:color="auto"/>
        <w:bottom w:val="none" w:sz="0" w:space="0" w:color="auto"/>
        <w:right w:val="none" w:sz="0" w:space="0" w:color="auto"/>
      </w:divBdr>
    </w:div>
    <w:div w:id="1281035906">
      <w:bodyDiv w:val="1"/>
      <w:marLeft w:val="0"/>
      <w:marRight w:val="0"/>
      <w:marTop w:val="0"/>
      <w:marBottom w:val="0"/>
      <w:divBdr>
        <w:top w:val="none" w:sz="0" w:space="0" w:color="auto"/>
        <w:left w:val="none" w:sz="0" w:space="0" w:color="auto"/>
        <w:bottom w:val="none" w:sz="0" w:space="0" w:color="auto"/>
        <w:right w:val="none" w:sz="0" w:space="0" w:color="auto"/>
      </w:divBdr>
    </w:div>
    <w:div w:id="1343434933">
      <w:bodyDiv w:val="1"/>
      <w:marLeft w:val="0"/>
      <w:marRight w:val="0"/>
      <w:marTop w:val="0"/>
      <w:marBottom w:val="0"/>
      <w:divBdr>
        <w:top w:val="none" w:sz="0" w:space="0" w:color="auto"/>
        <w:left w:val="none" w:sz="0" w:space="0" w:color="auto"/>
        <w:bottom w:val="none" w:sz="0" w:space="0" w:color="auto"/>
        <w:right w:val="none" w:sz="0" w:space="0" w:color="auto"/>
      </w:divBdr>
    </w:div>
    <w:div w:id="1438871893">
      <w:bodyDiv w:val="1"/>
      <w:marLeft w:val="0"/>
      <w:marRight w:val="0"/>
      <w:marTop w:val="0"/>
      <w:marBottom w:val="0"/>
      <w:divBdr>
        <w:top w:val="none" w:sz="0" w:space="0" w:color="auto"/>
        <w:left w:val="none" w:sz="0" w:space="0" w:color="auto"/>
        <w:bottom w:val="none" w:sz="0" w:space="0" w:color="auto"/>
        <w:right w:val="none" w:sz="0" w:space="0" w:color="auto"/>
      </w:divBdr>
    </w:div>
    <w:div w:id="1516723045">
      <w:bodyDiv w:val="1"/>
      <w:marLeft w:val="0"/>
      <w:marRight w:val="0"/>
      <w:marTop w:val="0"/>
      <w:marBottom w:val="0"/>
      <w:divBdr>
        <w:top w:val="none" w:sz="0" w:space="0" w:color="auto"/>
        <w:left w:val="none" w:sz="0" w:space="0" w:color="auto"/>
        <w:bottom w:val="none" w:sz="0" w:space="0" w:color="auto"/>
        <w:right w:val="none" w:sz="0" w:space="0" w:color="auto"/>
      </w:divBdr>
    </w:div>
    <w:div w:id="1606383047">
      <w:bodyDiv w:val="1"/>
      <w:marLeft w:val="0"/>
      <w:marRight w:val="0"/>
      <w:marTop w:val="0"/>
      <w:marBottom w:val="0"/>
      <w:divBdr>
        <w:top w:val="none" w:sz="0" w:space="0" w:color="auto"/>
        <w:left w:val="none" w:sz="0" w:space="0" w:color="auto"/>
        <w:bottom w:val="none" w:sz="0" w:space="0" w:color="auto"/>
        <w:right w:val="none" w:sz="0" w:space="0" w:color="auto"/>
      </w:divBdr>
    </w:div>
    <w:div w:id="1824003565">
      <w:bodyDiv w:val="1"/>
      <w:marLeft w:val="0"/>
      <w:marRight w:val="0"/>
      <w:marTop w:val="0"/>
      <w:marBottom w:val="0"/>
      <w:divBdr>
        <w:top w:val="none" w:sz="0" w:space="0" w:color="auto"/>
        <w:left w:val="none" w:sz="0" w:space="0" w:color="auto"/>
        <w:bottom w:val="none" w:sz="0" w:space="0" w:color="auto"/>
        <w:right w:val="none" w:sz="0" w:space="0" w:color="auto"/>
      </w:divBdr>
    </w:div>
    <w:div w:id="1981575613">
      <w:bodyDiv w:val="1"/>
      <w:marLeft w:val="0"/>
      <w:marRight w:val="0"/>
      <w:marTop w:val="0"/>
      <w:marBottom w:val="0"/>
      <w:divBdr>
        <w:top w:val="none" w:sz="0" w:space="0" w:color="auto"/>
        <w:left w:val="none" w:sz="0" w:space="0" w:color="auto"/>
        <w:bottom w:val="none" w:sz="0" w:space="0" w:color="auto"/>
        <w:right w:val="none" w:sz="0" w:space="0" w:color="auto"/>
      </w:divBdr>
    </w:div>
    <w:div w:id="206008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khebidennis95@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d.mukhevi@pu.ac.ke"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1B1FF-C143-4C10-A293-0345E4AB2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15532</Words>
  <Characters>88533</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Kiema</dc:creator>
  <cp:keywords/>
  <dc:description/>
  <cp:lastModifiedBy>Henry Kiema</cp:lastModifiedBy>
  <cp:revision>2</cp:revision>
  <dcterms:created xsi:type="dcterms:W3CDTF">2025-10-30T18:18:00Z</dcterms:created>
  <dcterms:modified xsi:type="dcterms:W3CDTF">2025-10-30T18:18:00Z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id="VOKlj7oX"/&gt;&lt;style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